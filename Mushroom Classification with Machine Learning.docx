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36BA1" w14:textId="03A43F81" w:rsidR="006608DF" w:rsidRPr="0073529E" w:rsidRDefault="0073529E" w:rsidP="0073529E">
      <w:pPr>
        <w:jc w:val="center"/>
        <w:rPr>
          <w:b/>
          <w:bCs/>
          <w:sz w:val="56"/>
          <w:szCs w:val="56"/>
          <w:u w:val="single"/>
        </w:rPr>
      </w:pPr>
      <w:r w:rsidRPr="0073529E">
        <w:rPr>
          <w:b/>
          <w:bCs/>
          <w:sz w:val="56"/>
          <w:szCs w:val="56"/>
          <w:u w:val="single"/>
        </w:rPr>
        <w:t xml:space="preserve">Mushroom Classification with Machine Learning </w:t>
      </w:r>
    </w:p>
    <w:p w14:paraId="1ADE0DE5" w14:textId="72DB6427" w:rsidR="0073529E" w:rsidRDefault="0073529E" w:rsidP="0073529E">
      <w:pPr>
        <w:rPr>
          <w:sz w:val="32"/>
          <w:szCs w:val="32"/>
        </w:rPr>
      </w:pPr>
      <w:r>
        <w:rPr>
          <w:sz w:val="40"/>
          <w:szCs w:val="40"/>
        </w:rPr>
        <w:tab/>
      </w:r>
      <w:r w:rsidRPr="0073529E">
        <w:rPr>
          <w:sz w:val="32"/>
          <w:szCs w:val="32"/>
        </w:rPr>
        <w:t xml:space="preserve">Using Supervised </w:t>
      </w:r>
      <w:r>
        <w:rPr>
          <w:sz w:val="32"/>
          <w:szCs w:val="32"/>
        </w:rPr>
        <w:t>M</w:t>
      </w:r>
      <w:r w:rsidRPr="0073529E">
        <w:rPr>
          <w:sz w:val="32"/>
          <w:szCs w:val="32"/>
        </w:rPr>
        <w:t xml:space="preserve">achine </w:t>
      </w:r>
      <w:r>
        <w:rPr>
          <w:sz w:val="32"/>
          <w:szCs w:val="32"/>
        </w:rPr>
        <w:t>L</w:t>
      </w:r>
      <w:r w:rsidRPr="0073529E">
        <w:rPr>
          <w:sz w:val="32"/>
          <w:szCs w:val="32"/>
        </w:rPr>
        <w:t>earning</w:t>
      </w:r>
      <w:r>
        <w:rPr>
          <w:sz w:val="32"/>
          <w:szCs w:val="32"/>
        </w:rPr>
        <w:t xml:space="preserve"> Algorithms to identify if a particular mushroom is edible or poisonous. </w:t>
      </w:r>
    </w:p>
    <w:p w14:paraId="659E3343" w14:textId="77777777" w:rsidR="00873566" w:rsidRDefault="00873566" w:rsidP="0073529E">
      <w:pPr>
        <w:rPr>
          <w:sz w:val="32"/>
          <w:szCs w:val="32"/>
        </w:rPr>
      </w:pPr>
    </w:p>
    <w:p w14:paraId="33ED82FC" w14:textId="06B2A010" w:rsidR="00873566" w:rsidRPr="00873566" w:rsidRDefault="00873566" w:rsidP="00873566">
      <w:pPr>
        <w:rPr>
          <w:b/>
          <w:bCs/>
          <w:sz w:val="40"/>
          <w:szCs w:val="40"/>
        </w:rPr>
      </w:pPr>
      <w:r>
        <w:rPr>
          <w:b/>
          <w:bCs/>
          <w:sz w:val="40"/>
          <w:szCs w:val="40"/>
        </w:rPr>
        <w:t>PROBLEM DEFINITION</w:t>
      </w:r>
      <w:r w:rsidR="0073529E">
        <w:rPr>
          <w:b/>
          <w:bCs/>
          <w:sz w:val="40"/>
          <w:szCs w:val="40"/>
        </w:rPr>
        <w:t>:</w:t>
      </w:r>
    </w:p>
    <w:p w14:paraId="0B03D609" w14:textId="3B57AC8C" w:rsidR="0073529E" w:rsidRDefault="00873566" w:rsidP="0073529E">
      <w:pPr>
        <w:rPr>
          <w:sz w:val="32"/>
          <w:szCs w:val="32"/>
        </w:rPr>
      </w:pPr>
      <w:r>
        <w:rPr>
          <w:noProof/>
          <w:sz w:val="32"/>
          <w:szCs w:val="32"/>
        </w:rPr>
        <w:drawing>
          <wp:inline distT="0" distB="0" distL="0" distR="0" wp14:anchorId="1EDB9995" wp14:editId="5C6F85B7">
            <wp:extent cx="5844540" cy="3462655"/>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46918" cy="3464064"/>
                    </a:xfrm>
                    <a:prstGeom prst="rect">
                      <a:avLst/>
                    </a:prstGeom>
                  </pic:spPr>
                </pic:pic>
              </a:graphicData>
            </a:graphic>
          </wp:inline>
        </w:drawing>
      </w:r>
    </w:p>
    <w:p w14:paraId="2D834B88" w14:textId="61FD4883" w:rsidR="00873566" w:rsidRPr="00873566" w:rsidRDefault="00873566" w:rsidP="00873566">
      <w:pPr>
        <w:shd w:val="clear" w:color="auto" w:fill="FFFFFF"/>
        <w:spacing w:line="240" w:lineRule="auto"/>
        <w:rPr>
          <w:rFonts w:eastAsia="Times New Roman" w:cstheme="minorHAnsi"/>
          <w:sz w:val="32"/>
          <w:szCs w:val="32"/>
          <w:lang w:eastAsia="en-IN"/>
        </w:rPr>
      </w:pPr>
      <w:r w:rsidRPr="00873566">
        <w:rPr>
          <w:rFonts w:eastAsia="Times New Roman" w:cstheme="minorHAnsi"/>
          <w:sz w:val="32"/>
          <w:szCs w:val="32"/>
          <w:lang w:eastAsia="en-IN"/>
        </w:rPr>
        <w:t>Many people think that mushrooms are vegetables. But this is not the case. All vegetables and fruits come from edible plants. The main characteristic of plants is that they contain chlorophyll, which is used to convert energy from sunlight into carbohydrates.</w:t>
      </w:r>
      <w:r>
        <w:rPr>
          <w:rFonts w:eastAsia="Times New Roman" w:cstheme="minorHAnsi"/>
          <w:sz w:val="32"/>
          <w:szCs w:val="32"/>
          <w:lang w:eastAsia="en-IN"/>
        </w:rPr>
        <w:t xml:space="preserve"> </w:t>
      </w:r>
      <w:r w:rsidR="008317FF">
        <w:rPr>
          <w:rFonts w:eastAsia="Times New Roman" w:cstheme="minorHAnsi"/>
          <w:sz w:val="32"/>
          <w:szCs w:val="32"/>
          <w:lang w:eastAsia="en-IN"/>
        </w:rPr>
        <w:t>M</w:t>
      </w:r>
      <w:r w:rsidRPr="00873566">
        <w:rPr>
          <w:rFonts w:eastAsia="Times New Roman" w:cstheme="minorHAnsi"/>
          <w:sz w:val="32"/>
          <w:szCs w:val="32"/>
          <w:lang w:eastAsia="en-IN"/>
        </w:rPr>
        <w:t xml:space="preserve">ushrooms contain no chlorophyll which means they cannot </w:t>
      </w:r>
      <w:r w:rsidR="008317FF" w:rsidRPr="00873566">
        <w:rPr>
          <w:rFonts w:eastAsia="Times New Roman" w:cstheme="minorHAnsi"/>
          <w:sz w:val="32"/>
          <w:szCs w:val="32"/>
          <w:lang w:eastAsia="en-IN"/>
        </w:rPr>
        <w:t>photosynthesize</w:t>
      </w:r>
      <w:r w:rsidR="008317FF">
        <w:rPr>
          <w:rFonts w:eastAsia="Times New Roman" w:cstheme="minorHAnsi"/>
          <w:sz w:val="32"/>
          <w:szCs w:val="32"/>
          <w:lang w:eastAsia="en-IN"/>
        </w:rPr>
        <w:t>;</w:t>
      </w:r>
      <w:r w:rsidRPr="00873566">
        <w:rPr>
          <w:rFonts w:eastAsia="Times New Roman" w:cstheme="minorHAnsi"/>
          <w:sz w:val="32"/>
          <w:szCs w:val="32"/>
          <w:lang w:eastAsia="en-IN"/>
        </w:rPr>
        <w:t xml:space="preserve"> they steal</w:t>
      </w:r>
      <w:r>
        <w:rPr>
          <w:rFonts w:eastAsia="Times New Roman" w:cstheme="minorHAnsi"/>
          <w:sz w:val="32"/>
          <w:szCs w:val="32"/>
          <w:lang w:eastAsia="en-IN"/>
        </w:rPr>
        <w:t xml:space="preserve"> </w:t>
      </w:r>
      <w:r w:rsidRPr="00873566">
        <w:rPr>
          <w:rFonts w:eastAsia="Times New Roman" w:cstheme="minorHAnsi"/>
          <w:sz w:val="32"/>
          <w:szCs w:val="32"/>
          <w:lang w:eastAsia="en-IN"/>
        </w:rPr>
        <w:t>the carbohydrates they need from plants.</w:t>
      </w:r>
      <w:r w:rsidR="008317FF">
        <w:rPr>
          <w:rFonts w:eastAsia="Times New Roman" w:cstheme="minorHAnsi"/>
          <w:sz w:val="32"/>
          <w:szCs w:val="32"/>
          <w:lang w:eastAsia="en-IN"/>
        </w:rPr>
        <w:t xml:space="preserve"> Mushrooms are a type of </w:t>
      </w:r>
      <w:r w:rsidR="008317FF" w:rsidRPr="008317FF">
        <w:rPr>
          <w:rFonts w:eastAsia="Times New Roman" w:cstheme="minorHAnsi"/>
          <w:b/>
          <w:bCs/>
          <w:sz w:val="32"/>
          <w:szCs w:val="32"/>
          <w:lang w:eastAsia="en-IN"/>
        </w:rPr>
        <w:t>Fungus</w:t>
      </w:r>
      <w:r w:rsidR="008317FF">
        <w:rPr>
          <w:rFonts w:eastAsia="Times New Roman" w:cstheme="minorHAnsi"/>
          <w:sz w:val="32"/>
          <w:szCs w:val="32"/>
          <w:lang w:eastAsia="en-IN"/>
        </w:rPr>
        <w:t xml:space="preserve"> and not all of them are edible.</w:t>
      </w:r>
    </w:p>
    <w:p w14:paraId="1A1DB117" w14:textId="1573A913" w:rsidR="00873566" w:rsidRDefault="00873566" w:rsidP="0073529E">
      <w:pPr>
        <w:rPr>
          <w:sz w:val="32"/>
          <w:szCs w:val="32"/>
        </w:rPr>
      </w:pPr>
      <w:r>
        <w:rPr>
          <w:sz w:val="32"/>
          <w:szCs w:val="32"/>
        </w:rPr>
        <w:t xml:space="preserve">There are </w:t>
      </w:r>
      <w:r w:rsidRPr="00873566">
        <w:rPr>
          <w:sz w:val="32"/>
          <w:szCs w:val="32"/>
        </w:rPr>
        <w:t>variety</w:t>
      </w:r>
      <w:r>
        <w:rPr>
          <w:sz w:val="32"/>
          <w:szCs w:val="32"/>
        </w:rPr>
        <w:t xml:space="preserve"> of Mushrooms present in nature, this becomes impossible to confirm if the mushroom is edible o</w:t>
      </w:r>
      <w:r w:rsidR="008317FF">
        <w:rPr>
          <w:sz w:val="32"/>
          <w:szCs w:val="32"/>
        </w:rPr>
        <w:t>r</w:t>
      </w:r>
      <w:r>
        <w:rPr>
          <w:sz w:val="32"/>
          <w:szCs w:val="32"/>
        </w:rPr>
        <w:t xml:space="preserve"> poisonous. We will use Machine Learning to help classify the Mushrooms.</w:t>
      </w:r>
    </w:p>
    <w:p w14:paraId="1129FBB9" w14:textId="07E96818" w:rsidR="008317FF" w:rsidRDefault="008317FF" w:rsidP="0073529E">
      <w:pPr>
        <w:rPr>
          <w:sz w:val="40"/>
          <w:szCs w:val="40"/>
        </w:rPr>
      </w:pPr>
      <w:r>
        <w:rPr>
          <w:b/>
          <w:bCs/>
          <w:sz w:val="40"/>
          <w:szCs w:val="40"/>
        </w:rPr>
        <w:lastRenderedPageBreak/>
        <w:t>DATA ANALYSIS:</w:t>
      </w:r>
    </w:p>
    <w:p w14:paraId="204B26B4" w14:textId="3B00E0B0" w:rsidR="008317FF" w:rsidRPr="008317FF" w:rsidRDefault="008317FF" w:rsidP="0073529E">
      <w:pPr>
        <w:rPr>
          <w:b/>
          <w:bCs/>
          <w:sz w:val="32"/>
          <w:szCs w:val="32"/>
        </w:rPr>
      </w:pPr>
      <w:r w:rsidRPr="008317FF">
        <w:rPr>
          <w:b/>
          <w:bCs/>
          <w:sz w:val="32"/>
          <w:szCs w:val="32"/>
        </w:rPr>
        <w:t>Overview of Data</w:t>
      </w:r>
    </w:p>
    <w:p w14:paraId="640F9E1C" w14:textId="7295CD5B" w:rsidR="00873566" w:rsidRDefault="008317FF" w:rsidP="0073529E">
      <w:pPr>
        <w:rPr>
          <w:rFonts w:cstheme="minorHAnsi"/>
          <w:color w:val="292929"/>
          <w:spacing w:val="-1"/>
          <w:sz w:val="32"/>
          <w:szCs w:val="32"/>
          <w:shd w:val="clear" w:color="auto" w:fill="FFFFFF"/>
        </w:rPr>
      </w:pPr>
      <w:r w:rsidRPr="008317FF">
        <w:rPr>
          <w:rFonts w:cstheme="minorHAnsi"/>
          <w:color w:val="292929"/>
          <w:spacing w:val="-1"/>
          <w:sz w:val="32"/>
          <w:szCs w:val="32"/>
          <w:shd w:val="clear" w:color="auto" w:fill="FFFFFF"/>
        </w:rPr>
        <w:t>First, we need to import the necessary libraries</w:t>
      </w:r>
      <w:r>
        <w:rPr>
          <w:rFonts w:cstheme="minorHAnsi"/>
          <w:color w:val="292929"/>
          <w:spacing w:val="-1"/>
          <w:sz w:val="32"/>
          <w:szCs w:val="32"/>
          <w:shd w:val="clear" w:color="auto" w:fill="FFFFFF"/>
        </w:rPr>
        <w:t xml:space="preserve"> and data.</w:t>
      </w:r>
    </w:p>
    <w:p w14:paraId="77F40DF2" w14:textId="6CB33571" w:rsidR="008317FF" w:rsidRDefault="008317FF" w:rsidP="0073529E">
      <w:pPr>
        <w:rPr>
          <w:rFonts w:cstheme="minorHAnsi"/>
          <w:sz w:val="32"/>
          <w:szCs w:val="32"/>
        </w:rPr>
      </w:pPr>
      <w:r w:rsidRPr="008317FF">
        <w:rPr>
          <w:rFonts w:cstheme="minorHAnsi"/>
          <w:noProof/>
          <w:sz w:val="32"/>
          <w:szCs w:val="32"/>
        </w:rPr>
        <w:drawing>
          <wp:inline distT="0" distB="0" distL="0" distR="0" wp14:anchorId="14795F7C" wp14:editId="0F50C741">
            <wp:extent cx="3756986" cy="1943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6986" cy="1943268"/>
                    </a:xfrm>
                    <a:prstGeom prst="rect">
                      <a:avLst/>
                    </a:prstGeom>
                  </pic:spPr>
                </pic:pic>
              </a:graphicData>
            </a:graphic>
          </wp:inline>
        </w:drawing>
      </w:r>
    </w:p>
    <w:p w14:paraId="32162517" w14:textId="69F98D7C" w:rsidR="008317FF" w:rsidRDefault="008317FF" w:rsidP="0073529E">
      <w:pPr>
        <w:rPr>
          <w:rFonts w:cstheme="minorHAnsi"/>
          <w:sz w:val="32"/>
          <w:szCs w:val="32"/>
        </w:rPr>
      </w:pPr>
      <w:r>
        <w:rPr>
          <w:rFonts w:cstheme="minorHAnsi"/>
          <w:sz w:val="32"/>
          <w:szCs w:val="32"/>
        </w:rPr>
        <w:t>Information of imported libraries:</w:t>
      </w:r>
    </w:p>
    <w:p w14:paraId="7FBBB4AD" w14:textId="77777777" w:rsidR="001E728E" w:rsidRDefault="008317FF" w:rsidP="0073529E">
      <w:pPr>
        <w:rPr>
          <w:rFonts w:cstheme="minorHAnsi"/>
          <w:sz w:val="32"/>
          <w:szCs w:val="32"/>
        </w:rPr>
      </w:pPr>
      <w:r>
        <w:rPr>
          <w:rFonts w:cstheme="minorHAnsi"/>
          <w:b/>
          <w:bCs/>
          <w:sz w:val="32"/>
          <w:szCs w:val="32"/>
        </w:rPr>
        <w:t>pandas</w:t>
      </w:r>
      <w:r>
        <w:rPr>
          <w:rFonts w:cstheme="minorHAnsi"/>
          <w:sz w:val="32"/>
          <w:szCs w:val="32"/>
        </w:rPr>
        <w:t xml:space="preserve"> to handle tabular data, </w:t>
      </w:r>
    </w:p>
    <w:p w14:paraId="678E8986" w14:textId="77777777" w:rsidR="001E728E" w:rsidRDefault="008317FF" w:rsidP="0073529E">
      <w:pPr>
        <w:rPr>
          <w:rFonts w:cstheme="minorHAnsi"/>
          <w:sz w:val="32"/>
          <w:szCs w:val="32"/>
        </w:rPr>
      </w:pPr>
      <w:proofErr w:type="spellStart"/>
      <w:r>
        <w:rPr>
          <w:rFonts w:cstheme="minorHAnsi"/>
          <w:b/>
          <w:bCs/>
          <w:sz w:val="32"/>
          <w:szCs w:val="32"/>
        </w:rPr>
        <w:t>numpy</w:t>
      </w:r>
      <w:proofErr w:type="spellEnd"/>
      <w:r>
        <w:rPr>
          <w:rFonts w:cstheme="minorHAnsi"/>
          <w:sz w:val="32"/>
          <w:szCs w:val="32"/>
        </w:rPr>
        <w:t xml:space="preserve"> </w:t>
      </w:r>
      <w:r w:rsidRPr="001E728E">
        <w:rPr>
          <w:rFonts w:cstheme="minorHAnsi"/>
          <w:color w:val="292929"/>
          <w:spacing w:val="-1"/>
          <w:sz w:val="32"/>
          <w:szCs w:val="32"/>
          <w:shd w:val="clear" w:color="auto" w:fill="FFFFFF"/>
        </w:rPr>
        <w:t>to support large, multi-dimensional arrays and matrices, help to perform mathematical functions on those arrays.</w:t>
      </w:r>
      <w:r w:rsidRPr="001E728E">
        <w:rPr>
          <w:rFonts w:cstheme="minorHAnsi"/>
          <w:sz w:val="32"/>
          <w:szCs w:val="32"/>
        </w:rPr>
        <w:t xml:space="preserve"> </w:t>
      </w:r>
    </w:p>
    <w:p w14:paraId="1B571D08" w14:textId="77777777" w:rsidR="001E728E" w:rsidRDefault="001E728E" w:rsidP="0073529E">
      <w:pPr>
        <w:rPr>
          <w:rFonts w:cstheme="minorHAnsi"/>
          <w:color w:val="292929"/>
          <w:spacing w:val="-1"/>
          <w:sz w:val="32"/>
          <w:szCs w:val="32"/>
        </w:rPr>
      </w:pPr>
      <w:r>
        <w:rPr>
          <w:rFonts w:cstheme="minorHAnsi"/>
          <w:b/>
          <w:bCs/>
          <w:color w:val="292929"/>
          <w:spacing w:val="-1"/>
          <w:sz w:val="32"/>
          <w:szCs w:val="32"/>
        </w:rPr>
        <w:t xml:space="preserve">Matplotlib </w:t>
      </w:r>
      <w:r>
        <w:rPr>
          <w:rFonts w:cstheme="minorHAnsi"/>
          <w:color w:val="292929"/>
          <w:spacing w:val="-1"/>
          <w:sz w:val="32"/>
          <w:szCs w:val="32"/>
        </w:rPr>
        <w:t xml:space="preserve">and </w:t>
      </w:r>
      <w:r>
        <w:rPr>
          <w:rFonts w:cstheme="minorHAnsi"/>
          <w:b/>
          <w:bCs/>
          <w:color w:val="292929"/>
          <w:spacing w:val="-1"/>
          <w:sz w:val="32"/>
          <w:szCs w:val="32"/>
        </w:rPr>
        <w:t>seaborn</w:t>
      </w:r>
      <w:r>
        <w:rPr>
          <w:rFonts w:cstheme="minorHAnsi"/>
          <w:color w:val="292929"/>
          <w:spacing w:val="-1"/>
          <w:sz w:val="32"/>
          <w:szCs w:val="32"/>
        </w:rPr>
        <w:t xml:space="preserve"> for data visualizations. </w:t>
      </w:r>
    </w:p>
    <w:p w14:paraId="210877A2" w14:textId="394028C5" w:rsidR="008317FF" w:rsidRDefault="001E728E" w:rsidP="0073529E">
      <w:pPr>
        <w:rPr>
          <w:rFonts w:cstheme="minorHAnsi"/>
          <w:color w:val="292929"/>
          <w:spacing w:val="-1"/>
          <w:sz w:val="32"/>
          <w:szCs w:val="32"/>
        </w:rPr>
      </w:pPr>
      <w:r>
        <w:rPr>
          <w:rFonts w:cstheme="minorHAnsi"/>
          <w:b/>
          <w:bCs/>
          <w:color w:val="292929"/>
          <w:spacing w:val="-1"/>
          <w:sz w:val="32"/>
          <w:szCs w:val="32"/>
        </w:rPr>
        <w:t xml:space="preserve">warnings </w:t>
      </w:r>
      <w:r>
        <w:rPr>
          <w:rFonts w:cstheme="minorHAnsi"/>
          <w:color w:val="292929"/>
          <w:spacing w:val="-1"/>
          <w:sz w:val="32"/>
          <w:szCs w:val="32"/>
        </w:rPr>
        <w:t>help us not show unnecessary warning while we continue working on the project.</w:t>
      </w:r>
    </w:p>
    <w:p w14:paraId="6D68D2DF" w14:textId="6A37C41F" w:rsidR="001E728E" w:rsidRDefault="001E728E" w:rsidP="0073529E">
      <w:pPr>
        <w:rPr>
          <w:rFonts w:cstheme="minorHAnsi"/>
          <w:color w:val="292929"/>
          <w:spacing w:val="-1"/>
          <w:sz w:val="32"/>
          <w:szCs w:val="32"/>
        </w:rPr>
      </w:pPr>
      <w:r>
        <w:rPr>
          <w:rFonts w:cstheme="minorHAnsi"/>
          <w:color w:val="292929"/>
          <w:spacing w:val="-1"/>
          <w:sz w:val="32"/>
          <w:szCs w:val="32"/>
        </w:rPr>
        <w:t>Now, we will look at our data.</w:t>
      </w:r>
    </w:p>
    <w:p w14:paraId="786BC8D4" w14:textId="43F7C6F3" w:rsidR="001E728E" w:rsidRDefault="001E728E" w:rsidP="0073529E">
      <w:pPr>
        <w:rPr>
          <w:rFonts w:cstheme="minorHAnsi"/>
          <w:sz w:val="32"/>
          <w:szCs w:val="32"/>
        </w:rPr>
      </w:pPr>
      <w:r w:rsidRPr="001E728E">
        <w:rPr>
          <w:rFonts w:cstheme="minorHAnsi"/>
          <w:noProof/>
          <w:sz w:val="32"/>
          <w:szCs w:val="32"/>
        </w:rPr>
        <w:lastRenderedPageBreak/>
        <w:drawing>
          <wp:inline distT="0" distB="0" distL="0" distR="0" wp14:anchorId="6C74600D" wp14:editId="5D849FEA">
            <wp:extent cx="5731510" cy="31165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16580"/>
                    </a:xfrm>
                    <a:prstGeom prst="rect">
                      <a:avLst/>
                    </a:prstGeom>
                  </pic:spPr>
                </pic:pic>
              </a:graphicData>
            </a:graphic>
          </wp:inline>
        </w:drawing>
      </w:r>
    </w:p>
    <w:p w14:paraId="1398242F" w14:textId="702D2B73" w:rsidR="001E728E" w:rsidRDefault="001E728E" w:rsidP="001E728E">
      <w:pPr>
        <w:pStyle w:val="ListParagraph"/>
        <w:numPr>
          <w:ilvl w:val="0"/>
          <w:numId w:val="1"/>
        </w:numPr>
        <w:rPr>
          <w:rFonts w:cstheme="minorHAnsi"/>
          <w:sz w:val="32"/>
          <w:szCs w:val="32"/>
        </w:rPr>
      </w:pPr>
      <w:r>
        <w:rPr>
          <w:rFonts w:cstheme="minorHAnsi"/>
          <w:sz w:val="32"/>
          <w:szCs w:val="32"/>
        </w:rPr>
        <w:t>There are 8124 rows and 23 columns. Columns are also displayed.</w:t>
      </w:r>
    </w:p>
    <w:p w14:paraId="0FE8D5E3" w14:textId="5CDEC546" w:rsidR="001E728E" w:rsidRDefault="001E728E" w:rsidP="001E728E">
      <w:pPr>
        <w:pStyle w:val="ListParagraph"/>
        <w:numPr>
          <w:ilvl w:val="0"/>
          <w:numId w:val="1"/>
        </w:numPr>
        <w:rPr>
          <w:rFonts w:cstheme="minorHAnsi"/>
          <w:sz w:val="32"/>
          <w:szCs w:val="32"/>
        </w:rPr>
      </w:pPr>
      <w:r>
        <w:rPr>
          <w:rFonts w:cstheme="minorHAnsi"/>
          <w:sz w:val="32"/>
          <w:szCs w:val="32"/>
        </w:rPr>
        <w:t>All the feature or columns are object type. “class” would be our target feature.</w:t>
      </w:r>
    </w:p>
    <w:p w14:paraId="6C1A4834" w14:textId="55BF17C9" w:rsidR="001E728E" w:rsidRDefault="001E728E" w:rsidP="001E728E">
      <w:pPr>
        <w:pStyle w:val="ListParagraph"/>
        <w:numPr>
          <w:ilvl w:val="0"/>
          <w:numId w:val="1"/>
        </w:numPr>
        <w:rPr>
          <w:rFonts w:cstheme="minorHAnsi"/>
          <w:sz w:val="32"/>
          <w:szCs w:val="32"/>
        </w:rPr>
      </w:pPr>
      <w:r>
        <w:rPr>
          <w:rFonts w:cstheme="minorHAnsi"/>
          <w:sz w:val="32"/>
          <w:szCs w:val="32"/>
        </w:rPr>
        <w:t>We would need to encode all the data into integer data type to pass the data into a Machine Learning Model.</w:t>
      </w:r>
    </w:p>
    <w:p w14:paraId="1F006B17" w14:textId="706517D7" w:rsidR="001E728E" w:rsidRDefault="001E728E" w:rsidP="001E728E">
      <w:pPr>
        <w:ind w:left="360"/>
        <w:rPr>
          <w:rFonts w:cstheme="minorHAnsi"/>
          <w:sz w:val="32"/>
          <w:szCs w:val="32"/>
        </w:rPr>
      </w:pPr>
      <w:r>
        <w:rPr>
          <w:rFonts w:cstheme="minorHAnsi"/>
          <w:sz w:val="32"/>
          <w:szCs w:val="32"/>
        </w:rPr>
        <w:t>Looking at target feature:</w:t>
      </w:r>
    </w:p>
    <w:p w14:paraId="71507B1A" w14:textId="2F768E20" w:rsidR="001E728E" w:rsidRDefault="001E728E" w:rsidP="001E728E">
      <w:pPr>
        <w:ind w:left="360"/>
        <w:rPr>
          <w:rFonts w:cstheme="minorHAnsi"/>
          <w:sz w:val="32"/>
          <w:szCs w:val="32"/>
        </w:rPr>
      </w:pPr>
      <w:r w:rsidRPr="001E728E">
        <w:rPr>
          <w:rFonts w:cstheme="minorHAnsi"/>
          <w:noProof/>
          <w:sz w:val="32"/>
          <w:szCs w:val="32"/>
        </w:rPr>
        <w:drawing>
          <wp:inline distT="0" distB="0" distL="0" distR="0" wp14:anchorId="53F290DB" wp14:editId="1BABF8DA">
            <wp:extent cx="3667637" cy="134321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7637" cy="1343212"/>
                    </a:xfrm>
                    <a:prstGeom prst="rect">
                      <a:avLst/>
                    </a:prstGeom>
                  </pic:spPr>
                </pic:pic>
              </a:graphicData>
            </a:graphic>
          </wp:inline>
        </w:drawing>
      </w:r>
    </w:p>
    <w:p w14:paraId="690337FA" w14:textId="0BF40F2E" w:rsidR="001E728E" w:rsidRPr="00AC78F3" w:rsidRDefault="001E728E" w:rsidP="00AC78F3">
      <w:pPr>
        <w:pStyle w:val="ListParagraph"/>
        <w:numPr>
          <w:ilvl w:val="0"/>
          <w:numId w:val="8"/>
        </w:numPr>
        <w:rPr>
          <w:rFonts w:cstheme="minorHAnsi"/>
          <w:b/>
          <w:bCs/>
          <w:sz w:val="32"/>
          <w:szCs w:val="32"/>
        </w:rPr>
      </w:pPr>
      <w:r w:rsidRPr="00AC78F3">
        <w:rPr>
          <w:rFonts w:cstheme="minorHAnsi"/>
          <w:b/>
          <w:bCs/>
          <w:sz w:val="32"/>
          <w:szCs w:val="32"/>
        </w:rPr>
        <w:t>e - Edible and p- Poisonous.</w:t>
      </w:r>
    </w:p>
    <w:p w14:paraId="3B875686" w14:textId="45622A7F" w:rsidR="001E728E" w:rsidRPr="00AC78F3" w:rsidRDefault="001E728E" w:rsidP="00AC78F3">
      <w:pPr>
        <w:pStyle w:val="ListParagraph"/>
        <w:numPr>
          <w:ilvl w:val="0"/>
          <w:numId w:val="8"/>
        </w:numPr>
        <w:rPr>
          <w:rFonts w:cstheme="minorHAnsi"/>
          <w:sz w:val="32"/>
          <w:szCs w:val="32"/>
        </w:rPr>
      </w:pPr>
      <w:r w:rsidRPr="00AC78F3">
        <w:rPr>
          <w:rFonts w:cstheme="minorHAnsi"/>
          <w:sz w:val="32"/>
          <w:szCs w:val="32"/>
        </w:rPr>
        <w:t xml:space="preserve">This would be a </w:t>
      </w:r>
      <w:r w:rsidRPr="00AC78F3">
        <w:rPr>
          <w:rFonts w:cstheme="minorHAnsi"/>
          <w:b/>
          <w:bCs/>
          <w:sz w:val="32"/>
          <w:szCs w:val="32"/>
        </w:rPr>
        <w:t>Bi-Classification</w:t>
      </w:r>
      <w:r w:rsidRPr="00AC78F3">
        <w:rPr>
          <w:rFonts w:cstheme="minorHAnsi"/>
          <w:sz w:val="32"/>
          <w:szCs w:val="32"/>
        </w:rPr>
        <w:t xml:space="preserve"> problem and by the value counts this would be a </w:t>
      </w:r>
      <w:r w:rsidRPr="00AC78F3">
        <w:rPr>
          <w:rFonts w:cstheme="minorHAnsi"/>
          <w:b/>
          <w:bCs/>
          <w:sz w:val="32"/>
          <w:szCs w:val="32"/>
        </w:rPr>
        <w:t>Balanced dataset Problem</w:t>
      </w:r>
      <w:r w:rsidR="00EC330F" w:rsidRPr="00AC78F3">
        <w:rPr>
          <w:rFonts w:cstheme="minorHAnsi"/>
          <w:sz w:val="32"/>
          <w:szCs w:val="32"/>
        </w:rPr>
        <w:t>.</w:t>
      </w:r>
    </w:p>
    <w:p w14:paraId="72372DAD" w14:textId="50D131E6" w:rsidR="001E728E" w:rsidRPr="00AC78F3" w:rsidRDefault="001E728E" w:rsidP="00AC78F3">
      <w:pPr>
        <w:pStyle w:val="ListParagraph"/>
        <w:numPr>
          <w:ilvl w:val="0"/>
          <w:numId w:val="8"/>
        </w:numPr>
        <w:rPr>
          <w:rFonts w:cstheme="minorHAnsi"/>
          <w:sz w:val="32"/>
          <w:szCs w:val="32"/>
        </w:rPr>
      </w:pPr>
      <w:r w:rsidRPr="00AC78F3">
        <w:rPr>
          <w:rFonts w:cstheme="minorHAnsi"/>
          <w:sz w:val="32"/>
          <w:szCs w:val="32"/>
        </w:rPr>
        <w:t xml:space="preserve">We can use </w:t>
      </w:r>
      <w:r w:rsidRPr="00AC78F3">
        <w:rPr>
          <w:rFonts w:cstheme="minorHAnsi"/>
          <w:b/>
          <w:bCs/>
          <w:sz w:val="32"/>
          <w:szCs w:val="32"/>
        </w:rPr>
        <w:t>Accuracy Score</w:t>
      </w:r>
      <w:r w:rsidRPr="00AC78F3">
        <w:rPr>
          <w:rFonts w:cstheme="minorHAnsi"/>
          <w:sz w:val="32"/>
          <w:szCs w:val="32"/>
        </w:rPr>
        <w:t xml:space="preserve"> while building a model</w:t>
      </w:r>
    </w:p>
    <w:p w14:paraId="5B5B45EE" w14:textId="0275D216" w:rsidR="008317FF" w:rsidRPr="008317FF" w:rsidRDefault="00EC330F" w:rsidP="008317FF">
      <w:pPr>
        <w:pStyle w:val="ik"/>
        <w:shd w:val="clear" w:color="auto" w:fill="FFFFFF"/>
        <w:spacing w:before="480" w:beforeAutospacing="0" w:after="0" w:afterAutospacing="0" w:line="480" w:lineRule="atLeast"/>
        <w:rPr>
          <w:rFonts w:asciiTheme="minorHAnsi" w:hAnsiTheme="minorHAnsi" w:cstheme="minorHAnsi"/>
          <w:color w:val="292929"/>
          <w:spacing w:val="-1"/>
          <w:sz w:val="32"/>
          <w:szCs w:val="32"/>
        </w:rPr>
      </w:pPr>
      <w:r w:rsidRPr="00EC330F">
        <w:rPr>
          <w:rFonts w:asciiTheme="minorHAnsi" w:hAnsiTheme="minorHAnsi" w:cstheme="minorHAnsi"/>
          <w:noProof/>
          <w:color w:val="292929"/>
          <w:spacing w:val="-1"/>
          <w:sz w:val="32"/>
          <w:szCs w:val="32"/>
        </w:rPr>
        <w:lastRenderedPageBreak/>
        <w:drawing>
          <wp:inline distT="0" distB="0" distL="0" distR="0" wp14:anchorId="7D094D49" wp14:editId="01141B1E">
            <wp:extent cx="4396740" cy="4857068"/>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9349" cy="4870997"/>
                    </a:xfrm>
                    <a:prstGeom prst="rect">
                      <a:avLst/>
                    </a:prstGeom>
                  </pic:spPr>
                </pic:pic>
              </a:graphicData>
            </a:graphic>
          </wp:inline>
        </w:drawing>
      </w:r>
    </w:p>
    <w:p w14:paraId="0DE90452" w14:textId="2F147283" w:rsidR="00EC330F" w:rsidRDefault="00EC330F" w:rsidP="0073529E">
      <w:pPr>
        <w:rPr>
          <w:rFonts w:cstheme="minorHAnsi"/>
          <w:sz w:val="32"/>
          <w:szCs w:val="32"/>
        </w:rPr>
      </w:pPr>
      <w:proofErr w:type="gramStart"/>
      <w:r>
        <w:rPr>
          <w:rFonts w:cstheme="minorHAnsi"/>
          <w:sz w:val="32"/>
          <w:szCs w:val="32"/>
        </w:rPr>
        <w:t>df.info(</w:t>
      </w:r>
      <w:proofErr w:type="gramEnd"/>
      <w:r>
        <w:rPr>
          <w:rFonts w:cstheme="minorHAnsi"/>
          <w:sz w:val="32"/>
          <w:szCs w:val="32"/>
        </w:rPr>
        <w:t>) function shows that there are no null values in dataset. All the features are Object datatype.</w:t>
      </w:r>
    </w:p>
    <w:p w14:paraId="3E79E0DC" w14:textId="47C357E2" w:rsidR="00EC330F" w:rsidRDefault="00EC330F" w:rsidP="0073529E">
      <w:pPr>
        <w:rPr>
          <w:rFonts w:cstheme="minorHAnsi"/>
          <w:b/>
          <w:bCs/>
          <w:sz w:val="36"/>
          <w:szCs w:val="36"/>
        </w:rPr>
      </w:pPr>
      <w:proofErr w:type="spellStart"/>
      <w:r>
        <w:rPr>
          <w:rFonts w:cstheme="minorHAnsi"/>
          <w:b/>
          <w:bCs/>
          <w:sz w:val="36"/>
          <w:szCs w:val="36"/>
        </w:rPr>
        <w:t>Preprocessing</w:t>
      </w:r>
      <w:proofErr w:type="spellEnd"/>
    </w:p>
    <w:p w14:paraId="2C0F62D4" w14:textId="38B9019D" w:rsidR="00FE3536" w:rsidRPr="00FE3536" w:rsidRDefault="00FE3536" w:rsidP="0073529E">
      <w:pPr>
        <w:rPr>
          <w:rFonts w:cstheme="minorHAnsi"/>
          <w:sz w:val="32"/>
          <w:szCs w:val="32"/>
        </w:rPr>
      </w:pPr>
      <w:r>
        <w:rPr>
          <w:rFonts w:cstheme="minorHAnsi"/>
          <w:sz w:val="32"/>
          <w:szCs w:val="32"/>
        </w:rPr>
        <w:t xml:space="preserve">All the columns are categorical and we can use </w:t>
      </w:r>
      <w:proofErr w:type="spellStart"/>
      <w:r>
        <w:rPr>
          <w:rFonts w:cstheme="minorHAnsi"/>
          <w:sz w:val="32"/>
          <w:szCs w:val="32"/>
        </w:rPr>
        <w:t>LabelEncoder</w:t>
      </w:r>
      <w:proofErr w:type="spellEnd"/>
      <w:r>
        <w:rPr>
          <w:rFonts w:cstheme="minorHAnsi"/>
          <w:sz w:val="32"/>
          <w:szCs w:val="32"/>
        </w:rPr>
        <w:t xml:space="preserve"> or </w:t>
      </w:r>
      <w:proofErr w:type="spellStart"/>
      <w:r>
        <w:rPr>
          <w:rFonts w:cstheme="minorHAnsi"/>
          <w:sz w:val="32"/>
          <w:szCs w:val="32"/>
        </w:rPr>
        <w:t>OneHotEncoder</w:t>
      </w:r>
      <w:proofErr w:type="spellEnd"/>
      <w:r>
        <w:rPr>
          <w:rFonts w:cstheme="minorHAnsi"/>
          <w:sz w:val="32"/>
          <w:szCs w:val="32"/>
        </w:rPr>
        <w:t xml:space="preserve"> to encode the values of the columns. </w:t>
      </w:r>
      <w:proofErr w:type="spellStart"/>
      <w:r>
        <w:rPr>
          <w:rFonts w:cstheme="minorHAnsi"/>
          <w:sz w:val="32"/>
          <w:szCs w:val="32"/>
        </w:rPr>
        <w:t>LabelEncoder</w:t>
      </w:r>
      <w:proofErr w:type="spellEnd"/>
      <w:r>
        <w:rPr>
          <w:rFonts w:cstheme="minorHAnsi"/>
          <w:sz w:val="32"/>
          <w:szCs w:val="32"/>
        </w:rPr>
        <w:t xml:space="preserve"> is used for ordinal values and </w:t>
      </w:r>
      <w:proofErr w:type="spellStart"/>
      <w:r>
        <w:rPr>
          <w:rFonts w:cstheme="minorHAnsi"/>
          <w:sz w:val="32"/>
          <w:szCs w:val="32"/>
        </w:rPr>
        <w:t>OneHotEncoder</w:t>
      </w:r>
      <w:proofErr w:type="spellEnd"/>
      <w:r>
        <w:rPr>
          <w:rFonts w:cstheme="minorHAnsi"/>
          <w:sz w:val="32"/>
          <w:szCs w:val="32"/>
        </w:rPr>
        <w:t xml:space="preserve"> for nominal values.</w:t>
      </w:r>
      <w:r w:rsidR="00AC78F3">
        <w:rPr>
          <w:rFonts w:cstheme="minorHAnsi"/>
          <w:sz w:val="32"/>
          <w:szCs w:val="32"/>
        </w:rPr>
        <w:t xml:space="preserve"> </w:t>
      </w:r>
    </w:p>
    <w:p w14:paraId="2C1B69BA" w14:textId="31B2EEC6" w:rsidR="00EC330F" w:rsidRDefault="00EC330F" w:rsidP="0073529E">
      <w:pPr>
        <w:rPr>
          <w:rFonts w:cstheme="minorHAnsi"/>
          <w:sz w:val="32"/>
          <w:szCs w:val="32"/>
        </w:rPr>
      </w:pPr>
      <w:proofErr w:type="spellStart"/>
      <w:r>
        <w:rPr>
          <w:rFonts w:cstheme="minorHAnsi"/>
          <w:b/>
          <w:bCs/>
          <w:sz w:val="32"/>
          <w:szCs w:val="32"/>
        </w:rPr>
        <w:t>LabelEncoder</w:t>
      </w:r>
      <w:proofErr w:type="spellEnd"/>
      <w:r>
        <w:rPr>
          <w:rFonts w:cstheme="minorHAnsi"/>
          <w:sz w:val="32"/>
          <w:szCs w:val="32"/>
        </w:rPr>
        <w:t>: We will use label encoder to encode the values into integers</w:t>
      </w:r>
      <w:r w:rsidR="00FE3536">
        <w:rPr>
          <w:rFonts w:cstheme="minorHAnsi"/>
          <w:sz w:val="32"/>
          <w:szCs w:val="32"/>
        </w:rPr>
        <w:t xml:space="preserve"> as we have multiple columns and </w:t>
      </w:r>
      <w:r w:rsidR="009E53B7">
        <w:rPr>
          <w:rFonts w:cstheme="minorHAnsi"/>
          <w:sz w:val="32"/>
          <w:szCs w:val="32"/>
        </w:rPr>
        <w:t>due to problem requirement to classify into two classes</w:t>
      </w:r>
      <w:r>
        <w:rPr>
          <w:rFonts w:cstheme="minorHAnsi"/>
          <w:sz w:val="32"/>
          <w:szCs w:val="32"/>
        </w:rPr>
        <w:t xml:space="preserve">. If you need help with </w:t>
      </w:r>
      <w:proofErr w:type="spellStart"/>
      <w:r>
        <w:rPr>
          <w:rFonts w:cstheme="minorHAnsi"/>
          <w:sz w:val="32"/>
          <w:szCs w:val="32"/>
        </w:rPr>
        <w:t>LabelEncoder</w:t>
      </w:r>
      <w:proofErr w:type="spellEnd"/>
      <w:r>
        <w:rPr>
          <w:rFonts w:cstheme="minorHAnsi"/>
          <w:sz w:val="32"/>
          <w:szCs w:val="32"/>
        </w:rPr>
        <w:t xml:space="preserve"> please follow the link below:</w:t>
      </w:r>
    </w:p>
    <w:p w14:paraId="6D8ABB17" w14:textId="0E9297C8" w:rsidR="00EC330F" w:rsidRDefault="00581F04" w:rsidP="0073529E">
      <w:pPr>
        <w:rPr>
          <w:rFonts w:cstheme="minorHAnsi"/>
          <w:sz w:val="32"/>
          <w:szCs w:val="32"/>
        </w:rPr>
      </w:pPr>
      <w:hyperlink r:id="rId10" w:history="1">
        <w:r w:rsidR="00EC330F" w:rsidRPr="00836718">
          <w:rPr>
            <w:rStyle w:val="Hyperlink"/>
            <w:rFonts w:cstheme="minorHAnsi"/>
            <w:sz w:val="32"/>
            <w:szCs w:val="32"/>
          </w:rPr>
          <w:t>https://scikit-learn.org/stable/modules/generated/sklearn.preprocessing.LabelEncoder.html</w:t>
        </w:r>
      </w:hyperlink>
    </w:p>
    <w:p w14:paraId="28D58B8E" w14:textId="339EE8A1" w:rsidR="00EC330F" w:rsidRDefault="00EC330F" w:rsidP="0073529E">
      <w:pPr>
        <w:rPr>
          <w:rFonts w:cstheme="minorHAnsi"/>
          <w:sz w:val="32"/>
          <w:szCs w:val="32"/>
        </w:rPr>
      </w:pPr>
      <w:r>
        <w:rPr>
          <w:rFonts w:cstheme="minorHAnsi"/>
          <w:sz w:val="32"/>
          <w:szCs w:val="32"/>
        </w:rPr>
        <w:lastRenderedPageBreak/>
        <w:t xml:space="preserve">There are </w:t>
      </w:r>
      <w:r w:rsidR="00BA7AE6">
        <w:rPr>
          <w:rFonts w:cstheme="minorHAnsi"/>
          <w:sz w:val="32"/>
          <w:szCs w:val="32"/>
        </w:rPr>
        <w:t>many types of encoding categorical data. To know more please follow below link:</w:t>
      </w:r>
    </w:p>
    <w:p w14:paraId="724F31B1" w14:textId="3650955E" w:rsidR="00BA7AE6" w:rsidRPr="00BA7AE6" w:rsidRDefault="00581F04" w:rsidP="0073529E">
      <w:pPr>
        <w:rPr>
          <w:rFonts w:cstheme="minorHAnsi"/>
          <w:sz w:val="32"/>
          <w:szCs w:val="32"/>
        </w:rPr>
      </w:pPr>
      <w:hyperlink r:id="rId11" w:history="1">
        <w:r w:rsidR="00BA7AE6" w:rsidRPr="00BA7AE6">
          <w:rPr>
            <w:rStyle w:val="Hyperlink"/>
            <w:rFonts w:cstheme="minorHAnsi"/>
            <w:spacing w:val="-1"/>
            <w:sz w:val="32"/>
            <w:szCs w:val="32"/>
            <w:shd w:val="clear" w:color="auto" w:fill="FFFFFF"/>
          </w:rPr>
          <w:t>https://www.analyticsvidhya.com/blog/2020/08/types-of-categorical-data-encoding/</w:t>
        </w:r>
      </w:hyperlink>
    </w:p>
    <w:p w14:paraId="42B4A9AD" w14:textId="53B96C06" w:rsidR="00EC330F" w:rsidRDefault="00EC330F" w:rsidP="0073529E">
      <w:pPr>
        <w:rPr>
          <w:rFonts w:cstheme="minorHAnsi"/>
          <w:sz w:val="32"/>
          <w:szCs w:val="32"/>
        </w:rPr>
      </w:pPr>
      <w:r w:rsidRPr="00EC330F">
        <w:rPr>
          <w:rFonts w:cstheme="minorHAnsi"/>
          <w:noProof/>
          <w:sz w:val="32"/>
          <w:szCs w:val="32"/>
        </w:rPr>
        <w:drawing>
          <wp:inline distT="0" distB="0" distL="0" distR="0" wp14:anchorId="44CD4125" wp14:editId="7F1E97FB">
            <wp:extent cx="5731510" cy="22396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39645"/>
                    </a:xfrm>
                    <a:prstGeom prst="rect">
                      <a:avLst/>
                    </a:prstGeom>
                  </pic:spPr>
                </pic:pic>
              </a:graphicData>
            </a:graphic>
          </wp:inline>
        </w:drawing>
      </w:r>
    </w:p>
    <w:p w14:paraId="5AA54614" w14:textId="52012BED" w:rsidR="00EC330F" w:rsidRPr="00EC330F" w:rsidRDefault="00EC330F" w:rsidP="0073529E">
      <w:pPr>
        <w:rPr>
          <w:rFonts w:cstheme="minorHAnsi"/>
          <w:b/>
          <w:bCs/>
          <w:color w:val="000000"/>
          <w:sz w:val="32"/>
          <w:szCs w:val="32"/>
          <w:shd w:val="clear" w:color="auto" w:fill="FFFFFF"/>
        </w:rPr>
      </w:pPr>
      <w:r>
        <w:rPr>
          <w:rFonts w:cstheme="minorHAnsi"/>
          <w:sz w:val="32"/>
          <w:szCs w:val="32"/>
        </w:rPr>
        <w:t xml:space="preserve">We have </w:t>
      </w:r>
      <w:r w:rsidR="00AC78F3">
        <w:rPr>
          <w:rFonts w:cstheme="minorHAnsi"/>
          <w:sz w:val="32"/>
          <w:szCs w:val="32"/>
        </w:rPr>
        <w:t>transformed the</w:t>
      </w:r>
      <w:r>
        <w:rPr>
          <w:rFonts w:cstheme="minorHAnsi"/>
          <w:sz w:val="32"/>
          <w:szCs w:val="32"/>
        </w:rPr>
        <w:t xml:space="preserve"> dataset using </w:t>
      </w:r>
      <w:proofErr w:type="spellStart"/>
      <w:r>
        <w:rPr>
          <w:rFonts w:cstheme="minorHAnsi"/>
          <w:sz w:val="32"/>
          <w:szCs w:val="32"/>
        </w:rPr>
        <w:t>LabelEncoder</w:t>
      </w:r>
      <w:proofErr w:type="spellEnd"/>
      <w:r w:rsidR="00AC78F3">
        <w:rPr>
          <w:rFonts w:cstheme="minorHAnsi"/>
          <w:sz w:val="32"/>
          <w:szCs w:val="32"/>
        </w:rPr>
        <w:t xml:space="preserve"> where</w:t>
      </w:r>
      <w:r>
        <w:rPr>
          <w:rFonts w:cstheme="minorHAnsi"/>
          <w:sz w:val="32"/>
          <w:szCs w:val="32"/>
        </w:rPr>
        <w:t xml:space="preserve"> </w:t>
      </w:r>
      <w:r w:rsidRPr="00EC330F">
        <w:rPr>
          <w:rStyle w:val="Strong"/>
          <w:rFonts w:cstheme="minorHAnsi"/>
          <w:color w:val="000000"/>
          <w:sz w:val="32"/>
          <w:szCs w:val="32"/>
          <w:shd w:val="clear" w:color="auto" w:fill="FFFFFF"/>
        </w:rPr>
        <w:t>1 -Poisonous and 0 - Edible</w:t>
      </w:r>
      <w:r>
        <w:rPr>
          <w:rStyle w:val="Strong"/>
          <w:rFonts w:cstheme="minorHAnsi"/>
          <w:color w:val="000000"/>
          <w:sz w:val="32"/>
          <w:szCs w:val="32"/>
          <w:shd w:val="clear" w:color="auto" w:fill="FFFFFF"/>
        </w:rPr>
        <w:t>.</w:t>
      </w:r>
    </w:p>
    <w:p w14:paraId="5A817C62" w14:textId="2F916441" w:rsidR="00BA7AE6" w:rsidRDefault="00BA7AE6" w:rsidP="0073529E">
      <w:pPr>
        <w:rPr>
          <w:b/>
          <w:bCs/>
          <w:sz w:val="40"/>
          <w:szCs w:val="40"/>
        </w:rPr>
      </w:pPr>
      <w:r>
        <w:rPr>
          <w:b/>
          <w:bCs/>
          <w:sz w:val="40"/>
          <w:szCs w:val="40"/>
        </w:rPr>
        <w:t>EDA</w:t>
      </w:r>
      <w:r w:rsidR="00FE6D0F">
        <w:rPr>
          <w:b/>
          <w:bCs/>
          <w:sz w:val="40"/>
          <w:szCs w:val="40"/>
        </w:rPr>
        <w:t>:</w:t>
      </w:r>
    </w:p>
    <w:p w14:paraId="77BFED9F" w14:textId="7D7F9E46" w:rsidR="0036081B" w:rsidRPr="0036081B" w:rsidRDefault="0036081B" w:rsidP="0073529E">
      <w:pPr>
        <w:rPr>
          <w:sz w:val="32"/>
          <w:szCs w:val="32"/>
        </w:rPr>
      </w:pPr>
      <w:r>
        <w:rPr>
          <w:sz w:val="32"/>
          <w:szCs w:val="32"/>
        </w:rPr>
        <w:t>There are 22 columns and we will try to understand the data more by visualizing.</w:t>
      </w:r>
      <w:r w:rsidR="004A3BF0">
        <w:rPr>
          <w:sz w:val="32"/>
          <w:szCs w:val="32"/>
        </w:rPr>
        <w:t xml:space="preserve"> We will plot all the columns in </w:t>
      </w:r>
      <w:proofErr w:type="spellStart"/>
      <w:r w:rsidR="004A3BF0">
        <w:rPr>
          <w:sz w:val="32"/>
          <w:szCs w:val="32"/>
        </w:rPr>
        <w:t>countplot</w:t>
      </w:r>
      <w:proofErr w:type="spellEnd"/>
      <w:r w:rsidR="004A3BF0">
        <w:rPr>
          <w:sz w:val="32"/>
          <w:szCs w:val="32"/>
        </w:rPr>
        <w:t xml:space="preserve"> with hue as “class”. </w:t>
      </w:r>
    </w:p>
    <w:p w14:paraId="4759C00A" w14:textId="344E9D4E" w:rsidR="00FE6D0F" w:rsidRDefault="00FE6D0F" w:rsidP="0073529E">
      <w:pPr>
        <w:rPr>
          <w:b/>
          <w:bCs/>
          <w:sz w:val="40"/>
          <w:szCs w:val="40"/>
        </w:rPr>
      </w:pPr>
      <w:r w:rsidRPr="00FE6D0F">
        <w:rPr>
          <w:b/>
          <w:bCs/>
          <w:noProof/>
          <w:sz w:val="40"/>
          <w:szCs w:val="40"/>
        </w:rPr>
        <w:drawing>
          <wp:inline distT="0" distB="0" distL="0" distR="0" wp14:anchorId="5280805D" wp14:editId="76D93209">
            <wp:extent cx="6179820" cy="31077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7623" cy="3111635"/>
                    </a:xfrm>
                    <a:prstGeom prst="rect">
                      <a:avLst/>
                    </a:prstGeom>
                  </pic:spPr>
                </pic:pic>
              </a:graphicData>
            </a:graphic>
          </wp:inline>
        </w:drawing>
      </w:r>
    </w:p>
    <w:p w14:paraId="46F57D98" w14:textId="23E7EBBA" w:rsidR="004A3BF0" w:rsidRDefault="004A3BF0" w:rsidP="004A3BF0">
      <w:pPr>
        <w:pStyle w:val="ListParagraph"/>
        <w:numPr>
          <w:ilvl w:val="0"/>
          <w:numId w:val="3"/>
        </w:numPr>
        <w:rPr>
          <w:sz w:val="32"/>
          <w:szCs w:val="32"/>
        </w:rPr>
      </w:pPr>
      <w:r>
        <w:rPr>
          <w:sz w:val="32"/>
          <w:szCs w:val="32"/>
        </w:rPr>
        <w:lastRenderedPageBreak/>
        <w:t xml:space="preserve">Bruises, gill-attachment, gill-spacing and gill-size has only 2 classes. </w:t>
      </w:r>
    </w:p>
    <w:p w14:paraId="134B01A2" w14:textId="243A13B7" w:rsidR="004A3BF0" w:rsidRPr="004A3BF0" w:rsidRDefault="004A3BF0" w:rsidP="004A3BF0">
      <w:pPr>
        <w:pStyle w:val="ListParagraph"/>
        <w:numPr>
          <w:ilvl w:val="0"/>
          <w:numId w:val="3"/>
        </w:numPr>
        <w:rPr>
          <w:sz w:val="32"/>
          <w:szCs w:val="32"/>
        </w:rPr>
      </w:pPr>
      <w:r w:rsidRPr="004A3BF0">
        <w:rPr>
          <w:color w:val="000000"/>
          <w:sz w:val="32"/>
          <w:szCs w:val="32"/>
          <w:shd w:val="clear" w:color="auto" w:fill="FFFFFF"/>
        </w:rPr>
        <w:t xml:space="preserve">There are 8 types of </w:t>
      </w:r>
      <w:proofErr w:type="spellStart"/>
      <w:r w:rsidRPr="004A3BF0">
        <w:rPr>
          <w:color w:val="000000"/>
          <w:sz w:val="32"/>
          <w:szCs w:val="32"/>
          <w:shd w:val="clear" w:color="auto" w:fill="FFFFFF"/>
        </w:rPr>
        <w:t>odor</w:t>
      </w:r>
      <w:proofErr w:type="spellEnd"/>
      <w:r w:rsidRPr="004A3BF0">
        <w:rPr>
          <w:color w:val="000000"/>
          <w:sz w:val="32"/>
          <w:szCs w:val="32"/>
          <w:shd w:val="clear" w:color="auto" w:fill="FFFFFF"/>
        </w:rPr>
        <w:t xml:space="preserve"> for Mushrooms and looking at the plot we can easily say that, only 3 categories (1, 4, 6) are Edible and all the other Categories are Poisonous.</w:t>
      </w:r>
    </w:p>
    <w:p w14:paraId="63130E72" w14:textId="0E60576C" w:rsidR="004A3BF0" w:rsidRPr="004A3BF0" w:rsidRDefault="004A3BF0" w:rsidP="004A3BF0">
      <w:pPr>
        <w:pStyle w:val="ListParagraph"/>
        <w:numPr>
          <w:ilvl w:val="0"/>
          <w:numId w:val="3"/>
        </w:numPr>
        <w:rPr>
          <w:sz w:val="32"/>
          <w:szCs w:val="32"/>
        </w:rPr>
      </w:pPr>
      <w:r w:rsidRPr="004A3BF0">
        <w:rPr>
          <w:color w:val="000000"/>
          <w:sz w:val="32"/>
          <w:szCs w:val="32"/>
          <w:shd w:val="clear" w:color="auto" w:fill="FFFFFF"/>
        </w:rPr>
        <w:t>With </w:t>
      </w:r>
      <w:r w:rsidRPr="004A3BF0">
        <w:rPr>
          <w:rStyle w:val="Strong"/>
          <w:b w:val="0"/>
          <w:bCs w:val="0"/>
          <w:color w:val="000000"/>
          <w:sz w:val="32"/>
          <w:szCs w:val="32"/>
          <w:shd w:val="clear" w:color="auto" w:fill="FFFFFF"/>
        </w:rPr>
        <w:t>cap-surface</w:t>
      </w:r>
      <w:r w:rsidRPr="004A3BF0">
        <w:rPr>
          <w:color w:val="000000"/>
          <w:sz w:val="32"/>
          <w:szCs w:val="32"/>
          <w:shd w:val="clear" w:color="auto" w:fill="FFFFFF"/>
        </w:rPr>
        <w:t xml:space="preserve"> only category 1 has more edible Mushrooms registered, all the other categories </w:t>
      </w:r>
      <w:ins w:id="0" w:author="Pawar Vinay Prasad">
        <w:r w:rsidR="00AC78F3" w:rsidRPr="004A3BF0">
          <w:rPr>
            <w:color w:val="000000"/>
            <w:sz w:val="32"/>
            <w:szCs w:val="32"/>
            <w:shd w:val="clear" w:color="auto" w:fill="FFFFFF"/>
          </w:rPr>
          <w:t>have</w:t>
        </w:r>
      </w:ins>
      <w:r w:rsidRPr="004A3BF0">
        <w:rPr>
          <w:color w:val="000000"/>
          <w:sz w:val="32"/>
          <w:szCs w:val="32"/>
          <w:shd w:val="clear" w:color="auto" w:fill="FFFFFF"/>
        </w:rPr>
        <w:t xml:space="preserve"> a slightly more influence of Poison Mushrooms.</w:t>
      </w:r>
    </w:p>
    <w:p w14:paraId="083EF979" w14:textId="77777777" w:rsidR="004A3BF0" w:rsidRPr="004A3BF0" w:rsidRDefault="004A3BF0" w:rsidP="004A3BF0">
      <w:pPr>
        <w:pStyle w:val="ListParagraph"/>
        <w:numPr>
          <w:ilvl w:val="0"/>
          <w:numId w:val="3"/>
        </w:numPr>
        <w:rPr>
          <w:sz w:val="32"/>
          <w:szCs w:val="32"/>
        </w:rPr>
      </w:pPr>
      <w:r w:rsidRPr="004A3BF0">
        <w:rPr>
          <w:color w:val="000000"/>
          <w:sz w:val="32"/>
          <w:szCs w:val="32"/>
          <w:shd w:val="clear" w:color="auto" w:fill="FFFFFF"/>
        </w:rPr>
        <w:t>With </w:t>
      </w:r>
      <w:r w:rsidRPr="004A3BF0">
        <w:rPr>
          <w:rStyle w:val="Strong"/>
          <w:b w:val="0"/>
          <w:bCs w:val="0"/>
          <w:color w:val="000000"/>
          <w:sz w:val="32"/>
          <w:szCs w:val="32"/>
          <w:shd w:val="clear" w:color="auto" w:fill="FFFFFF"/>
        </w:rPr>
        <w:t>gill-attachment</w:t>
      </w:r>
      <w:r w:rsidRPr="004A3BF0">
        <w:rPr>
          <w:color w:val="000000"/>
          <w:sz w:val="32"/>
          <w:szCs w:val="32"/>
          <w:shd w:val="clear" w:color="auto" w:fill="FFFFFF"/>
        </w:rPr>
        <w:t xml:space="preserve"> Category 1 has less Mushroom values and 2 has the most of the values. Both the categories are slightly influenced by Edible Mushrooms.</w:t>
      </w:r>
    </w:p>
    <w:p w14:paraId="6C34E9F1" w14:textId="6A33C60A" w:rsidR="004A3BF0" w:rsidRPr="004A3BF0" w:rsidRDefault="004A3BF0" w:rsidP="004A3BF0">
      <w:pPr>
        <w:pStyle w:val="ListParagraph"/>
        <w:numPr>
          <w:ilvl w:val="0"/>
          <w:numId w:val="3"/>
        </w:numPr>
        <w:rPr>
          <w:sz w:val="32"/>
          <w:szCs w:val="32"/>
        </w:rPr>
      </w:pPr>
      <w:r w:rsidRPr="004A3BF0">
        <w:rPr>
          <w:color w:val="000000"/>
          <w:sz w:val="32"/>
          <w:szCs w:val="32"/>
          <w:shd w:val="clear" w:color="auto" w:fill="FFFFFF"/>
        </w:rPr>
        <w:t>With </w:t>
      </w:r>
      <w:r w:rsidRPr="004A3BF0">
        <w:rPr>
          <w:rStyle w:val="Strong"/>
          <w:b w:val="0"/>
          <w:bCs w:val="0"/>
          <w:color w:val="000000"/>
          <w:sz w:val="32"/>
          <w:szCs w:val="32"/>
          <w:shd w:val="clear" w:color="auto" w:fill="FFFFFF"/>
        </w:rPr>
        <w:t>gill-spacing</w:t>
      </w:r>
      <w:r w:rsidRPr="004A3BF0">
        <w:rPr>
          <w:b/>
          <w:bCs/>
          <w:color w:val="000000"/>
          <w:sz w:val="32"/>
          <w:szCs w:val="32"/>
          <w:shd w:val="clear" w:color="auto" w:fill="FFFFFF"/>
        </w:rPr>
        <w:t>:</w:t>
      </w:r>
      <w:r w:rsidRPr="004A3BF0">
        <w:rPr>
          <w:color w:val="000000"/>
          <w:sz w:val="32"/>
          <w:szCs w:val="32"/>
          <w:shd w:val="clear" w:color="auto" w:fill="FFFFFF"/>
        </w:rPr>
        <w:t xml:space="preserve"> Two categories for this feature. Category 1 has most of the Mushroom values and influenced by Poison Mushrooms. category 2 has more Edible Mushrooms.</w:t>
      </w:r>
    </w:p>
    <w:p w14:paraId="335C29AF" w14:textId="6C059D93" w:rsidR="004A3BF0" w:rsidRPr="004A3BF0" w:rsidRDefault="004A3BF0" w:rsidP="004A3BF0">
      <w:pPr>
        <w:pStyle w:val="ListParagraph"/>
        <w:numPr>
          <w:ilvl w:val="0"/>
          <w:numId w:val="3"/>
        </w:numPr>
        <w:rPr>
          <w:sz w:val="32"/>
          <w:szCs w:val="32"/>
        </w:rPr>
      </w:pPr>
      <w:r w:rsidRPr="004A3BF0">
        <w:rPr>
          <w:color w:val="000000"/>
          <w:sz w:val="32"/>
          <w:szCs w:val="32"/>
          <w:shd w:val="clear" w:color="auto" w:fill="FFFFFF"/>
        </w:rPr>
        <w:t>With </w:t>
      </w:r>
      <w:r w:rsidRPr="004A3BF0">
        <w:rPr>
          <w:rStyle w:val="Strong"/>
          <w:b w:val="0"/>
          <w:bCs w:val="0"/>
          <w:color w:val="000000"/>
          <w:sz w:val="32"/>
          <w:szCs w:val="32"/>
          <w:shd w:val="clear" w:color="auto" w:fill="FFFFFF"/>
        </w:rPr>
        <w:t>gill-size</w:t>
      </w:r>
      <w:r w:rsidRPr="004A3BF0">
        <w:rPr>
          <w:b/>
          <w:bCs/>
          <w:color w:val="000000"/>
          <w:sz w:val="32"/>
          <w:szCs w:val="32"/>
          <w:shd w:val="clear" w:color="auto" w:fill="FFFFFF"/>
        </w:rPr>
        <w:t>:</w:t>
      </w:r>
      <w:r w:rsidRPr="004A3BF0">
        <w:rPr>
          <w:color w:val="000000"/>
          <w:sz w:val="32"/>
          <w:szCs w:val="32"/>
          <w:shd w:val="clear" w:color="auto" w:fill="FFFFFF"/>
        </w:rPr>
        <w:t xml:space="preserve"> There are only two sizes for a Mushroom in terms of gill-size. Category 1 has most Edible Mushrooms and 2 most poisonous.</w:t>
      </w:r>
    </w:p>
    <w:p w14:paraId="34AC00E2" w14:textId="7DE78765" w:rsidR="004A3BF0" w:rsidRPr="004A3BF0" w:rsidRDefault="004A3BF0" w:rsidP="004A3BF0">
      <w:pPr>
        <w:pStyle w:val="ListParagraph"/>
        <w:numPr>
          <w:ilvl w:val="0"/>
          <w:numId w:val="3"/>
        </w:numPr>
        <w:rPr>
          <w:sz w:val="32"/>
          <w:szCs w:val="32"/>
        </w:rPr>
      </w:pPr>
      <w:r w:rsidRPr="004A3BF0">
        <w:rPr>
          <w:color w:val="000000"/>
          <w:sz w:val="32"/>
          <w:szCs w:val="32"/>
          <w:shd w:val="clear" w:color="auto" w:fill="FFFFFF"/>
        </w:rPr>
        <w:t>With </w:t>
      </w:r>
      <w:r w:rsidRPr="004A3BF0">
        <w:rPr>
          <w:rStyle w:val="Strong"/>
          <w:b w:val="0"/>
          <w:bCs w:val="0"/>
          <w:color w:val="000000"/>
          <w:sz w:val="32"/>
          <w:szCs w:val="32"/>
          <w:shd w:val="clear" w:color="auto" w:fill="FFFFFF"/>
        </w:rPr>
        <w:t>gill-</w:t>
      </w:r>
      <w:proofErr w:type="spellStart"/>
      <w:r w:rsidRPr="004A3BF0">
        <w:rPr>
          <w:rStyle w:val="Strong"/>
          <w:b w:val="0"/>
          <w:bCs w:val="0"/>
          <w:color w:val="000000"/>
          <w:sz w:val="32"/>
          <w:szCs w:val="32"/>
          <w:shd w:val="clear" w:color="auto" w:fill="FFFFFF"/>
        </w:rPr>
        <w:t>color</w:t>
      </w:r>
      <w:proofErr w:type="spellEnd"/>
      <w:r w:rsidRPr="004A3BF0">
        <w:rPr>
          <w:b/>
          <w:bCs/>
          <w:color w:val="000000"/>
          <w:sz w:val="32"/>
          <w:szCs w:val="32"/>
          <w:shd w:val="clear" w:color="auto" w:fill="FFFFFF"/>
        </w:rPr>
        <w:t>:</w:t>
      </w:r>
      <w:r w:rsidRPr="004A3BF0">
        <w:rPr>
          <w:color w:val="000000"/>
          <w:sz w:val="32"/>
          <w:szCs w:val="32"/>
        </w:rPr>
        <w:t xml:space="preserve"> </w:t>
      </w:r>
      <w:r w:rsidRPr="004A3BF0">
        <w:rPr>
          <w:color w:val="000000"/>
          <w:sz w:val="32"/>
          <w:szCs w:val="32"/>
          <w:shd w:val="clear" w:color="auto" w:fill="FFFFFF"/>
        </w:rPr>
        <w:t xml:space="preserve">This feature or Mushrooms in general have 11 gill </w:t>
      </w:r>
      <w:r w:rsidR="001B1CB1" w:rsidRPr="004A3BF0">
        <w:rPr>
          <w:color w:val="000000"/>
          <w:sz w:val="32"/>
          <w:szCs w:val="32"/>
          <w:shd w:val="clear" w:color="auto" w:fill="FFFFFF"/>
        </w:rPr>
        <w:t>colours</w:t>
      </w:r>
      <w:r w:rsidRPr="004A3BF0">
        <w:rPr>
          <w:color w:val="000000"/>
          <w:sz w:val="32"/>
          <w:szCs w:val="32"/>
          <w:shd w:val="clear" w:color="auto" w:fill="FFFFFF"/>
        </w:rPr>
        <w:t>. In which category 1 is always poisonous.</w:t>
      </w:r>
    </w:p>
    <w:p w14:paraId="45B83B2F" w14:textId="38D9873A" w:rsidR="00FE3536" w:rsidRPr="009E53B7" w:rsidRDefault="00027463" w:rsidP="009E53B7">
      <w:pPr>
        <w:rPr>
          <w:sz w:val="32"/>
          <w:szCs w:val="32"/>
        </w:rPr>
      </w:pPr>
      <w:r w:rsidRPr="00027463">
        <w:rPr>
          <w:noProof/>
          <w:sz w:val="32"/>
          <w:szCs w:val="32"/>
        </w:rPr>
        <w:drawing>
          <wp:inline distT="0" distB="0" distL="0" distR="0" wp14:anchorId="0C25856E" wp14:editId="6B4C3046">
            <wp:extent cx="6149340" cy="297383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4210" cy="2981030"/>
                    </a:xfrm>
                    <a:prstGeom prst="rect">
                      <a:avLst/>
                    </a:prstGeom>
                  </pic:spPr>
                </pic:pic>
              </a:graphicData>
            </a:graphic>
          </wp:inline>
        </w:drawing>
      </w:r>
    </w:p>
    <w:p w14:paraId="57009022" w14:textId="767CAE56" w:rsidR="00FE6D0F" w:rsidRPr="001B1CB1" w:rsidRDefault="001B1CB1" w:rsidP="001B1CB1">
      <w:pPr>
        <w:pStyle w:val="NormalWeb"/>
        <w:numPr>
          <w:ilvl w:val="0"/>
          <w:numId w:val="5"/>
        </w:numPr>
        <w:spacing w:before="0" w:beforeAutospacing="0" w:after="0" w:afterAutospacing="0"/>
        <w:rPr>
          <w:rFonts w:asciiTheme="minorHAnsi" w:hAnsiTheme="minorHAnsi"/>
          <w:color w:val="000000"/>
          <w:sz w:val="32"/>
          <w:szCs w:val="32"/>
        </w:rPr>
      </w:pPr>
      <w:r w:rsidRPr="001B1CB1">
        <w:rPr>
          <w:rFonts w:asciiTheme="minorHAnsi" w:hAnsiTheme="minorHAnsi"/>
          <w:color w:val="000000"/>
          <w:sz w:val="32"/>
          <w:szCs w:val="32"/>
        </w:rPr>
        <w:lastRenderedPageBreak/>
        <w:t>With stalk-shape: There only two type of stalk-shape and both the categories seems to have a slight imbalance in terms of value influence.</w:t>
      </w:r>
    </w:p>
    <w:p w14:paraId="47646AB0" w14:textId="77777777" w:rsidR="001B1CB1" w:rsidRPr="001B1CB1" w:rsidRDefault="001B1CB1" w:rsidP="001B1CB1">
      <w:pPr>
        <w:pStyle w:val="NormalWeb"/>
        <w:numPr>
          <w:ilvl w:val="0"/>
          <w:numId w:val="5"/>
        </w:numPr>
        <w:spacing w:before="0" w:beforeAutospacing="0" w:after="0" w:afterAutospacing="0"/>
        <w:rPr>
          <w:rFonts w:asciiTheme="minorHAnsi" w:hAnsiTheme="minorHAnsi"/>
          <w:color w:val="000000"/>
          <w:sz w:val="32"/>
          <w:szCs w:val="32"/>
        </w:rPr>
      </w:pPr>
      <w:r w:rsidRPr="001B1CB1">
        <w:rPr>
          <w:rFonts w:asciiTheme="minorHAnsi" w:hAnsiTheme="minorHAnsi"/>
          <w:color w:val="000000"/>
          <w:sz w:val="32"/>
          <w:szCs w:val="32"/>
          <w:shd w:val="clear" w:color="auto" w:fill="FFFFFF"/>
        </w:rPr>
        <w:t>With </w:t>
      </w:r>
      <w:r w:rsidRPr="001B1CB1">
        <w:rPr>
          <w:rStyle w:val="Strong"/>
          <w:rFonts w:asciiTheme="minorHAnsi" w:hAnsiTheme="minorHAnsi"/>
          <w:b w:val="0"/>
          <w:bCs w:val="0"/>
          <w:color w:val="000000"/>
          <w:sz w:val="32"/>
          <w:szCs w:val="32"/>
          <w:shd w:val="clear" w:color="auto" w:fill="FFFFFF"/>
        </w:rPr>
        <w:t>stalk-root</w:t>
      </w:r>
      <w:r w:rsidRPr="001B1CB1">
        <w:rPr>
          <w:rFonts w:asciiTheme="minorHAnsi" w:hAnsiTheme="minorHAnsi"/>
          <w:b/>
          <w:bCs/>
          <w:color w:val="000000"/>
          <w:sz w:val="32"/>
          <w:szCs w:val="32"/>
          <w:shd w:val="clear" w:color="auto" w:fill="FFFFFF"/>
        </w:rPr>
        <w:t>:</w:t>
      </w:r>
      <w:r w:rsidRPr="001B1CB1">
        <w:rPr>
          <w:rFonts w:asciiTheme="minorHAnsi" w:hAnsiTheme="minorHAnsi"/>
          <w:color w:val="000000"/>
          <w:sz w:val="32"/>
          <w:szCs w:val="32"/>
        </w:rPr>
        <w:t xml:space="preserve"> </w:t>
      </w:r>
      <w:r w:rsidRPr="001B1CB1">
        <w:rPr>
          <w:rFonts w:asciiTheme="minorHAnsi" w:hAnsiTheme="minorHAnsi"/>
          <w:color w:val="000000"/>
          <w:sz w:val="32"/>
          <w:szCs w:val="32"/>
          <w:shd w:val="clear" w:color="auto" w:fill="FFFFFF"/>
        </w:rPr>
        <w:t>This column has 5 categories and category 2 and 3 has most of the Mushrooms.</w:t>
      </w:r>
    </w:p>
    <w:p w14:paraId="0E6F56F7" w14:textId="030DD5EA" w:rsidR="001B1CB1" w:rsidRPr="001B1CB1" w:rsidRDefault="001B1CB1" w:rsidP="001B1CB1">
      <w:pPr>
        <w:pStyle w:val="NormalWeb"/>
        <w:numPr>
          <w:ilvl w:val="0"/>
          <w:numId w:val="5"/>
        </w:numPr>
        <w:spacing w:before="0" w:beforeAutospacing="0" w:after="0" w:afterAutospacing="0"/>
        <w:rPr>
          <w:rFonts w:asciiTheme="minorHAnsi" w:hAnsiTheme="minorHAnsi"/>
          <w:color w:val="000000"/>
          <w:sz w:val="32"/>
          <w:szCs w:val="32"/>
        </w:rPr>
      </w:pPr>
      <w:r w:rsidRPr="001B1CB1">
        <w:rPr>
          <w:rFonts w:asciiTheme="minorHAnsi" w:hAnsiTheme="minorHAnsi"/>
          <w:color w:val="000000"/>
          <w:sz w:val="32"/>
          <w:szCs w:val="32"/>
          <w:shd w:val="clear" w:color="auto" w:fill="FFFFFF"/>
        </w:rPr>
        <w:t>With </w:t>
      </w:r>
      <w:r w:rsidRPr="001B1CB1">
        <w:rPr>
          <w:rStyle w:val="Strong"/>
          <w:rFonts w:asciiTheme="minorHAnsi" w:hAnsiTheme="minorHAnsi"/>
          <w:b w:val="0"/>
          <w:bCs w:val="0"/>
          <w:color w:val="000000"/>
          <w:sz w:val="32"/>
          <w:szCs w:val="32"/>
          <w:shd w:val="clear" w:color="auto" w:fill="FFFFFF"/>
        </w:rPr>
        <w:t>stalk-surface-above-ring</w:t>
      </w:r>
      <w:r w:rsidRPr="001B1CB1">
        <w:rPr>
          <w:rFonts w:asciiTheme="minorHAnsi" w:hAnsiTheme="minorHAnsi"/>
          <w:b/>
          <w:bCs/>
          <w:color w:val="000000"/>
          <w:sz w:val="32"/>
          <w:szCs w:val="32"/>
          <w:shd w:val="clear" w:color="auto" w:fill="FFFFFF"/>
        </w:rPr>
        <w:t>:</w:t>
      </w:r>
      <w:r w:rsidRPr="001B1CB1">
        <w:rPr>
          <w:rFonts w:asciiTheme="minorHAnsi" w:hAnsiTheme="minorHAnsi"/>
          <w:color w:val="000000"/>
          <w:sz w:val="32"/>
          <w:szCs w:val="32"/>
        </w:rPr>
        <w:t xml:space="preserve"> </w:t>
      </w:r>
      <w:r w:rsidRPr="001B1CB1">
        <w:rPr>
          <w:rFonts w:asciiTheme="minorHAnsi" w:hAnsiTheme="minorHAnsi"/>
          <w:color w:val="000000"/>
          <w:sz w:val="32"/>
          <w:szCs w:val="32"/>
          <w:shd w:val="clear" w:color="auto" w:fill="FFFFFF"/>
        </w:rPr>
        <w:t>There are 4 categories, 2 and 3 have most of the Mushrooms, with 2 influenced by Poisonous Mushrooms and 3 with Edible Mushrooms.</w:t>
      </w:r>
    </w:p>
    <w:p w14:paraId="413F6D88" w14:textId="183E0EF5" w:rsidR="001B1CB1" w:rsidRPr="001B1CB1" w:rsidRDefault="001B1CB1" w:rsidP="001B1CB1">
      <w:pPr>
        <w:pStyle w:val="NormalWeb"/>
        <w:numPr>
          <w:ilvl w:val="0"/>
          <w:numId w:val="5"/>
        </w:numPr>
        <w:spacing w:before="0" w:beforeAutospacing="0" w:after="0" w:afterAutospacing="0"/>
        <w:rPr>
          <w:rFonts w:asciiTheme="minorHAnsi" w:hAnsiTheme="minorHAnsi"/>
          <w:color w:val="000000"/>
          <w:sz w:val="32"/>
          <w:szCs w:val="32"/>
        </w:rPr>
      </w:pPr>
      <w:r w:rsidRPr="001B1CB1">
        <w:rPr>
          <w:rFonts w:asciiTheme="minorHAnsi" w:hAnsiTheme="minorHAnsi"/>
          <w:color w:val="000000"/>
          <w:sz w:val="32"/>
          <w:szCs w:val="32"/>
          <w:shd w:val="clear" w:color="auto" w:fill="FFFFFF"/>
        </w:rPr>
        <w:t>With </w:t>
      </w:r>
      <w:r w:rsidRPr="001B1CB1">
        <w:rPr>
          <w:rStyle w:val="Strong"/>
          <w:rFonts w:asciiTheme="minorHAnsi" w:hAnsiTheme="minorHAnsi"/>
          <w:b w:val="0"/>
          <w:bCs w:val="0"/>
          <w:color w:val="000000"/>
          <w:sz w:val="32"/>
          <w:szCs w:val="32"/>
          <w:shd w:val="clear" w:color="auto" w:fill="FFFFFF"/>
        </w:rPr>
        <w:t>stalk-surface-below-ring</w:t>
      </w:r>
      <w:r w:rsidRPr="001B1CB1">
        <w:rPr>
          <w:rFonts w:asciiTheme="minorHAnsi" w:hAnsiTheme="minorHAnsi"/>
          <w:b/>
          <w:bCs/>
          <w:color w:val="000000"/>
          <w:sz w:val="32"/>
          <w:szCs w:val="32"/>
          <w:shd w:val="clear" w:color="auto" w:fill="FFFFFF"/>
        </w:rPr>
        <w:t>:</w:t>
      </w:r>
      <w:r w:rsidRPr="001B1CB1">
        <w:rPr>
          <w:rFonts w:asciiTheme="minorHAnsi" w:hAnsiTheme="minorHAnsi"/>
          <w:color w:val="000000"/>
          <w:sz w:val="32"/>
          <w:szCs w:val="32"/>
        </w:rPr>
        <w:t xml:space="preserve"> </w:t>
      </w:r>
      <w:r w:rsidRPr="001B1CB1">
        <w:rPr>
          <w:rFonts w:asciiTheme="minorHAnsi" w:hAnsiTheme="minorHAnsi"/>
          <w:color w:val="000000"/>
          <w:sz w:val="32"/>
          <w:szCs w:val="32"/>
          <w:shd w:val="clear" w:color="auto" w:fill="FFFFFF"/>
        </w:rPr>
        <w:t>Same is the case with this column. Both "stalk-surface-above-ring" and "stalk-surface-below-ring" has same trends.</w:t>
      </w:r>
    </w:p>
    <w:p w14:paraId="045A7D86" w14:textId="053C0266" w:rsidR="001B1CB1" w:rsidRPr="001B1CB1" w:rsidRDefault="001B1CB1" w:rsidP="001B1CB1">
      <w:pPr>
        <w:pStyle w:val="NormalWeb"/>
        <w:numPr>
          <w:ilvl w:val="0"/>
          <w:numId w:val="5"/>
        </w:numPr>
        <w:spacing w:before="0" w:beforeAutospacing="0" w:after="0" w:afterAutospacing="0"/>
        <w:rPr>
          <w:rFonts w:asciiTheme="minorHAnsi" w:hAnsiTheme="minorHAnsi"/>
          <w:color w:val="000000"/>
          <w:sz w:val="32"/>
          <w:szCs w:val="32"/>
        </w:rPr>
      </w:pPr>
      <w:r w:rsidRPr="001B1CB1">
        <w:rPr>
          <w:rFonts w:asciiTheme="minorHAnsi" w:hAnsiTheme="minorHAnsi"/>
          <w:color w:val="000000"/>
          <w:sz w:val="32"/>
          <w:szCs w:val="32"/>
          <w:shd w:val="clear" w:color="auto" w:fill="FFFFFF"/>
        </w:rPr>
        <w:t>With </w:t>
      </w:r>
      <w:r w:rsidRPr="001B1CB1">
        <w:rPr>
          <w:rStyle w:val="Strong"/>
          <w:rFonts w:asciiTheme="minorHAnsi" w:hAnsiTheme="minorHAnsi"/>
          <w:b w:val="0"/>
          <w:bCs w:val="0"/>
          <w:color w:val="000000"/>
          <w:sz w:val="32"/>
          <w:szCs w:val="32"/>
          <w:shd w:val="clear" w:color="auto" w:fill="FFFFFF"/>
        </w:rPr>
        <w:t>stalk-</w:t>
      </w:r>
      <w:proofErr w:type="spellStart"/>
      <w:r w:rsidRPr="001B1CB1">
        <w:rPr>
          <w:rStyle w:val="Strong"/>
          <w:rFonts w:asciiTheme="minorHAnsi" w:hAnsiTheme="minorHAnsi"/>
          <w:b w:val="0"/>
          <w:bCs w:val="0"/>
          <w:color w:val="000000"/>
          <w:sz w:val="32"/>
          <w:szCs w:val="32"/>
          <w:shd w:val="clear" w:color="auto" w:fill="FFFFFF"/>
        </w:rPr>
        <w:t>color</w:t>
      </w:r>
      <w:proofErr w:type="spellEnd"/>
      <w:r w:rsidRPr="001B1CB1">
        <w:rPr>
          <w:rStyle w:val="Strong"/>
          <w:rFonts w:asciiTheme="minorHAnsi" w:hAnsiTheme="minorHAnsi"/>
          <w:b w:val="0"/>
          <w:bCs w:val="0"/>
          <w:color w:val="000000"/>
          <w:sz w:val="32"/>
          <w:szCs w:val="32"/>
          <w:shd w:val="clear" w:color="auto" w:fill="FFFFFF"/>
        </w:rPr>
        <w:t>-above-ring</w:t>
      </w:r>
      <w:r w:rsidRPr="001B1CB1">
        <w:rPr>
          <w:rFonts w:asciiTheme="minorHAnsi" w:hAnsiTheme="minorHAnsi"/>
          <w:b/>
          <w:bCs/>
          <w:color w:val="000000"/>
          <w:sz w:val="32"/>
          <w:szCs w:val="32"/>
          <w:shd w:val="clear" w:color="auto" w:fill="FFFFFF"/>
        </w:rPr>
        <w:t>:</w:t>
      </w:r>
      <w:r w:rsidRPr="001B1CB1">
        <w:rPr>
          <w:rFonts w:asciiTheme="minorHAnsi" w:hAnsiTheme="minorHAnsi"/>
          <w:color w:val="000000"/>
          <w:sz w:val="32"/>
          <w:szCs w:val="32"/>
        </w:rPr>
        <w:t xml:space="preserve"> </w:t>
      </w:r>
      <w:r w:rsidRPr="001B1CB1">
        <w:rPr>
          <w:rFonts w:asciiTheme="minorHAnsi" w:hAnsiTheme="minorHAnsi"/>
          <w:color w:val="000000"/>
          <w:sz w:val="32"/>
          <w:szCs w:val="32"/>
          <w:shd w:val="clear" w:color="auto" w:fill="FFFFFF"/>
        </w:rPr>
        <w:t>There are 8 categories, in which 3, 4, 6 and 8 are influence by Edible Mushrooms.</w:t>
      </w:r>
      <w:r w:rsidRPr="001B1CB1">
        <w:rPr>
          <w:rFonts w:asciiTheme="minorHAnsi" w:hAnsiTheme="minorHAnsi"/>
          <w:color w:val="000000"/>
          <w:sz w:val="32"/>
          <w:szCs w:val="32"/>
        </w:rPr>
        <w:t xml:space="preserve"> </w:t>
      </w:r>
      <w:r w:rsidRPr="001B1CB1">
        <w:rPr>
          <w:rFonts w:asciiTheme="minorHAnsi" w:hAnsiTheme="minorHAnsi"/>
          <w:color w:val="000000"/>
          <w:sz w:val="32"/>
          <w:szCs w:val="32"/>
          <w:shd w:val="clear" w:color="auto" w:fill="FFFFFF"/>
        </w:rPr>
        <w:t>All the other categories are influence by Poison Mushrooms.</w:t>
      </w:r>
    </w:p>
    <w:p w14:paraId="283902AB" w14:textId="5B64B121" w:rsidR="001B1CB1" w:rsidRPr="001B1CB1" w:rsidRDefault="001B1CB1" w:rsidP="001B1CB1">
      <w:pPr>
        <w:pStyle w:val="NormalWeb"/>
        <w:numPr>
          <w:ilvl w:val="0"/>
          <w:numId w:val="5"/>
        </w:numPr>
        <w:spacing w:before="0" w:beforeAutospacing="0" w:after="0" w:afterAutospacing="0"/>
        <w:rPr>
          <w:rFonts w:asciiTheme="minorHAnsi" w:hAnsiTheme="minorHAnsi"/>
          <w:color w:val="000000"/>
          <w:sz w:val="32"/>
          <w:szCs w:val="32"/>
        </w:rPr>
      </w:pPr>
      <w:r w:rsidRPr="001B1CB1">
        <w:rPr>
          <w:rFonts w:asciiTheme="minorHAnsi" w:hAnsiTheme="minorHAnsi"/>
          <w:color w:val="000000"/>
          <w:sz w:val="32"/>
          <w:szCs w:val="32"/>
          <w:shd w:val="clear" w:color="auto" w:fill="FFFFFF"/>
        </w:rPr>
        <w:t>With </w:t>
      </w:r>
      <w:r w:rsidRPr="001B1CB1">
        <w:rPr>
          <w:rStyle w:val="Strong"/>
          <w:rFonts w:asciiTheme="minorHAnsi" w:hAnsiTheme="minorHAnsi"/>
          <w:b w:val="0"/>
          <w:bCs w:val="0"/>
          <w:color w:val="000000"/>
          <w:sz w:val="32"/>
          <w:szCs w:val="32"/>
          <w:shd w:val="clear" w:color="auto" w:fill="FFFFFF"/>
        </w:rPr>
        <w:t>stalk-</w:t>
      </w:r>
      <w:proofErr w:type="spellStart"/>
      <w:r w:rsidRPr="001B1CB1">
        <w:rPr>
          <w:rStyle w:val="Strong"/>
          <w:rFonts w:asciiTheme="minorHAnsi" w:hAnsiTheme="minorHAnsi"/>
          <w:b w:val="0"/>
          <w:bCs w:val="0"/>
          <w:color w:val="000000"/>
          <w:sz w:val="32"/>
          <w:szCs w:val="32"/>
          <w:shd w:val="clear" w:color="auto" w:fill="FFFFFF"/>
        </w:rPr>
        <w:t>color</w:t>
      </w:r>
      <w:proofErr w:type="spellEnd"/>
      <w:r w:rsidRPr="001B1CB1">
        <w:rPr>
          <w:rStyle w:val="Strong"/>
          <w:rFonts w:asciiTheme="minorHAnsi" w:hAnsiTheme="minorHAnsi"/>
          <w:b w:val="0"/>
          <w:bCs w:val="0"/>
          <w:color w:val="000000"/>
          <w:sz w:val="32"/>
          <w:szCs w:val="32"/>
          <w:shd w:val="clear" w:color="auto" w:fill="FFFFFF"/>
        </w:rPr>
        <w:t>-below-ring</w:t>
      </w:r>
      <w:r w:rsidRPr="001B1CB1">
        <w:rPr>
          <w:rFonts w:asciiTheme="minorHAnsi" w:hAnsiTheme="minorHAnsi"/>
          <w:b/>
          <w:bCs/>
          <w:color w:val="000000"/>
          <w:sz w:val="32"/>
          <w:szCs w:val="32"/>
          <w:shd w:val="clear" w:color="auto" w:fill="FFFFFF"/>
        </w:rPr>
        <w:t>:</w:t>
      </w:r>
      <w:r w:rsidRPr="001B1CB1">
        <w:rPr>
          <w:rFonts w:asciiTheme="minorHAnsi" w:hAnsiTheme="minorHAnsi"/>
          <w:color w:val="000000"/>
          <w:sz w:val="32"/>
          <w:szCs w:val="32"/>
        </w:rPr>
        <w:t xml:space="preserve"> </w:t>
      </w:r>
      <w:r w:rsidRPr="001B1CB1">
        <w:rPr>
          <w:rFonts w:asciiTheme="minorHAnsi" w:hAnsiTheme="minorHAnsi"/>
          <w:color w:val="000000"/>
          <w:sz w:val="32"/>
          <w:szCs w:val="32"/>
          <w:shd w:val="clear" w:color="auto" w:fill="FFFFFF"/>
        </w:rPr>
        <w:t>Same is the case here as "stalk-</w:t>
      </w:r>
      <w:proofErr w:type="spellStart"/>
      <w:r w:rsidRPr="001B1CB1">
        <w:rPr>
          <w:rFonts w:asciiTheme="minorHAnsi" w:hAnsiTheme="minorHAnsi"/>
          <w:color w:val="000000"/>
          <w:sz w:val="32"/>
          <w:szCs w:val="32"/>
          <w:shd w:val="clear" w:color="auto" w:fill="FFFFFF"/>
        </w:rPr>
        <w:t>color</w:t>
      </w:r>
      <w:proofErr w:type="spellEnd"/>
      <w:r w:rsidRPr="001B1CB1">
        <w:rPr>
          <w:rFonts w:asciiTheme="minorHAnsi" w:hAnsiTheme="minorHAnsi"/>
          <w:color w:val="000000"/>
          <w:sz w:val="32"/>
          <w:szCs w:val="32"/>
          <w:shd w:val="clear" w:color="auto" w:fill="FFFFFF"/>
        </w:rPr>
        <w:t>-above-ring".</w:t>
      </w:r>
    </w:p>
    <w:p w14:paraId="40EC2D22" w14:textId="4E187212" w:rsidR="001B1CB1" w:rsidRDefault="001B1CB1" w:rsidP="001B1CB1">
      <w:pPr>
        <w:pStyle w:val="NormalWeb"/>
        <w:spacing w:before="0" w:beforeAutospacing="0" w:after="0" w:afterAutospacing="0"/>
        <w:rPr>
          <w:rFonts w:asciiTheme="minorHAnsi" w:hAnsiTheme="minorHAnsi"/>
          <w:color w:val="000000"/>
          <w:sz w:val="32"/>
          <w:szCs w:val="32"/>
        </w:rPr>
      </w:pPr>
      <w:r w:rsidRPr="001B1CB1">
        <w:rPr>
          <w:rFonts w:asciiTheme="minorHAnsi" w:hAnsiTheme="minorHAnsi"/>
          <w:noProof/>
          <w:color w:val="000000"/>
          <w:sz w:val="32"/>
          <w:szCs w:val="32"/>
        </w:rPr>
        <w:drawing>
          <wp:inline distT="0" distB="0" distL="0" distR="0" wp14:anchorId="6158DE28" wp14:editId="10C1D063">
            <wp:extent cx="6327308" cy="3459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4736" cy="3463541"/>
                    </a:xfrm>
                    <a:prstGeom prst="rect">
                      <a:avLst/>
                    </a:prstGeom>
                  </pic:spPr>
                </pic:pic>
              </a:graphicData>
            </a:graphic>
          </wp:inline>
        </w:drawing>
      </w:r>
    </w:p>
    <w:p w14:paraId="1ADCFE79" w14:textId="11CA3B45" w:rsidR="00133C48" w:rsidRDefault="00133C48" w:rsidP="001B1CB1">
      <w:pPr>
        <w:pStyle w:val="NormalWeb"/>
        <w:spacing w:before="0" w:beforeAutospacing="0" w:after="0" w:afterAutospacing="0"/>
        <w:rPr>
          <w:rFonts w:asciiTheme="minorHAnsi" w:hAnsiTheme="minorHAnsi"/>
          <w:color w:val="000000"/>
          <w:sz w:val="32"/>
          <w:szCs w:val="32"/>
        </w:rPr>
      </w:pPr>
      <w:r w:rsidRPr="00133C48">
        <w:rPr>
          <w:rFonts w:asciiTheme="minorHAnsi" w:hAnsiTheme="minorHAnsi"/>
          <w:color w:val="000000"/>
          <w:sz w:val="32"/>
          <w:szCs w:val="32"/>
        </w:rPr>
        <w:t xml:space="preserve">We aren't able to make out all the </w:t>
      </w:r>
      <w:r w:rsidR="00ED0CBE" w:rsidRPr="00133C48">
        <w:rPr>
          <w:rFonts w:asciiTheme="minorHAnsi" w:hAnsiTheme="minorHAnsi"/>
          <w:color w:val="000000"/>
          <w:sz w:val="32"/>
          <w:szCs w:val="32"/>
        </w:rPr>
        <w:t>relations</w:t>
      </w:r>
      <w:r w:rsidRPr="00133C48">
        <w:rPr>
          <w:rFonts w:asciiTheme="minorHAnsi" w:hAnsiTheme="minorHAnsi"/>
          <w:color w:val="000000"/>
          <w:sz w:val="32"/>
          <w:szCs w:val="32"/>
        </w:rPr>
        <w:t xml:space="preserve"> easily, however, 'veil-type' has only one category and has no variations al</w:t>
      </w:r>
      <w:r w:rsidR="00ED0CBE">
        <w:rPr>
          <w:rFonts w:asciiTheme="minorHAnsi" w:hAnsiTheme="minorHAnsi"/>
          <w:color w:val="000000"/>
          <w:sz w:val="32"/>
          <w:szCs w:val="32"/>
        </w:rPr>
        <w:t>l</w:t>
      </w:r>
      <w:r w:rsidRPr="00133C48">
        <w:rPr>
          <w:rFonts w:asciiTheme="minorHAnsi" w:hAnsiTheme="minorHAnsi"/>
          <w:color w:val="000000"/>
          <w:sz w:val="32"/>
          <w:szCs w:val="32"/>
        </w:rPr>
        <w:t xml:space="preserve"> together.</w:t>
      </w:r>
    </w:p>
    <w:p w14:paraId="2B89CD98" w14:textId="6411FC25" w:rsidR="00133C48" w:rsidRDefault="00133C48" w:rsidP="001B1CB1">
      <w:pPr>
        <w:pStyle w:val="NormalWeb"/>
        <w:spacing w:before="0" w:beforeAutospacing="0" w:after="0" w:afterAutospacing="0"/>
        <w:rPr>
          <w:rFonts w:asciiTheme="minorHAnsi" w:hAnsiTheme="minorHAnsi"/>
          <w:color w:val="000000"/>
          <w:sz w:val="32"/>
          <w:szCs w:val="32"/>
        </w:rPr>
      </w:pPr>
      <w:r w:rsidRPr="00BA7AE6">
        <w:rPr>
          <w:rFonts w:cstheme="minorHAnsi"/>
          <w:noProof/>
          <w:sz w:val="32"/>
          <w:szCs w:val="32"/>
        </w:rPr>
        <w:lastRenderedPageBreak/>
        <w:drawing>
          <wp:inline distT="0" distB="0" distL="0" distR="0" wp14:anchorId="74E3F106" wp14:editId="67A26D16">
            <wp:extent cx="3611681" cy="424434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6633" cy="4261911"/>
                    </a:xfrm>
                    <a:prstGeom prst="rect">
                      <a:avLst/>
                    </a:prstGeom>
                  </pic:spPr>
                </pic:pic>
              </a:graphicData>
            </a:graphic>
          </wp:inline>
        </w:drawing>
      </w:r>
    </w:p>
    <w:p w14:paraId="22BBC11A" w14:textId="77777777" w:rsidR="00133C48" w:rsidRDefault="00133C48" w:rsidP="00133C48">
      <w:pPr>
        <w:rPr>
          <w:sz w:val="32"/>
          <w:szCs w:val="32"/>
        </w:rPr>
      </w:pPr>
      <w:r>
        <w:rPr>
          <w:sz w:val="32"/>
          <w:szCs w:val="32"/>
        </w:rPr>
        <w:t>I looked at the correlation of the columns with our target feature and ‘veil-type’ column has only 1 class for poisonous and edible.</w:t>
      </w:r>
    </w:p>
    <w:p w14:paraId="17EBDA0A" w14:textId="3EB4D090" w:rsidR="00133C48" w:rsidRDefault="00133C48" w:rsidP="00133C48">
      <w:pPr>
        <w:rPr>
          <w:sz w:val="32"/>
          <w:szCs w:val="32"/>
        </w:rPr>
      </w:pPr>
      <w:r>
        <w:rPr>
          <w:sz w:val="32"/>
          <w:szCs w:val="32"/>
        </w:rPr>
        <w:t>We will drop this column as this has no use in model building.</w:t>
      </w:r>
    </w:p>
    <w:p w14:paraId="2964AEE2" w14:textId="76AF12C6" w:rsidR="00ED0CBE" w:rsidRDefault="007E648A" w:rsidP="00133C48">
      <w:pPr>
        <w:rPr>
          <w:b/>
          <w:bCs/>
          <w:sz w:val="40"/>
          <w:szCs w:val="40"/>
        </w:rPr>
      </w:pPr>
      <w:r>
        <w:rPr>
          <w:b/>
          <w:bCs/>
          <w:sz w:val="40"/>
          <w:szCs w:val="40"/>
        </w:rPr>
        <w:t>OUTLIERS AND SKEWNESS:</w:t>
      </w:r>
    </w:p>
    <w:p w14:paraId="35702918" w14:textId="6671F31A" w:rsidR="007E648A" w:rsidRDefault="007E648A" w:rsidP="00133C48">
      <w:pPr>
        <w:rPr>
          <w:sz w:val="32"/>
          <w:szCs w:val="32"/>
        </w:rPr>
      </w:pPr>
      <w:r>
        <w:rPr>
          <w:sz w:val="32"/>
          <w:szCs w:val="32"/>
        </w:rPr>
        <w:t>As all the columns are categorical, we will not remove outliers and treat skewness. We will drop ‘veil-type’ and move forward with model creation.</w:t>
      </w:r>
    </w:p>
    <w:p w14:paraId="6835A5B3" w14:textId="6D22AE0C" w:rsidR="007E648A" w:rsidRDefault="007E648A" w:rsidP="00133C48">
      <w:pPr>
        <w:rPr>
          <w:rFonts w:cs="Arial"/>
          <w:color w:val="222222"/>
          <w:sz w:val="32"/>
          <w:szCs w:val="32"/>
          <w:shd w:val="clear" w:color="auto" w:fill="FFFFFF"/>
        </w:rPr>
      </w:pPr>
      <w:r w:rsidRPr="007E648A">
        <w:rPr>
          <w:rFonts w:cs="Arial"/>
          <w:b/>
          <w:bCs/>
          <w:color w:val="222222"/>
          <w:sz w:val="40"/>
          <w:szCs w:val="40"/>
          <w:shd w:val="clear" w:color="auto" w:fill="FFFFFF"/>
        </w:rPr>
        <w:t xml:space="preserve">Pre-processing steps </w:t>
      </w:r>
      <w:r>
        <w:rPr>
          <w:rFonts w:cs="Arial"/>
          <w:color w:val="222222"/>
          <w:sz w:val="32"/>
          <w:szCs w:val="32"/>
          <w:shd w:val="clear" w:color="auto" w:fill="FFFFFF"/>
        </w:rPr>
        <w:t xml:space="preserve">till now: </w:t>
      </w:r>
    </w:p>
    <w:p w14:paraId="3C882155" w14:textId="51932C79" w:rsidR="007E648A" w:rsidRPr="007E648A" w:rsidRDefault="007E648A" w:rsidP="007E648A">
      <w:pPr>
        <w:pStyle w:val="ListParagraph"/>
        <w:numPr>
          <w:ilvl w:val="0"/>
          <w:numId w:val="6"/>
        </w:numPr>
        <w:rPr>
          <w:rFonts w:cs="Arial"/>
          <w:color w:val="222222"/>
          <w:sz w:val="32"/>
          <w:szCs w:val="32"/>
          <w:shd w:val="clear" w:color="auto" w:fill="FFFFFF"/>
        </w:rPr>
      </w:pPr>
      <w:r w:rsidRPr="007E648A">
        <w:rPr>
          <w:rFonts w:cs="Arial"/>
          <w:color w:val="222222"/>
          <w:sz w:val="32"/>
          <w:szCs w:val="32"/>
          <w:shd w:val="clear" w:color="auto" w:fill="FFFFFF"/>
        </w:rPr>
        <w:t xml:space="preserve">using </w:t>
      </w:r>
      <w:proofErr w:type="spellStart"/>
      <w:r w:rsidRPr="007E648A">
        <w:rPr>
          <w:rFonts w:cs="Arial"/>
          <w:color w:val="222222"/>
          <w:sz w:val="32"/>
          <w:szCs w:val="32"/>
          <w:shd w:val="clear" w:color="auto" w:fill="FFFFFF"/>
        </w:rPr>
        <w:t>labelencoder</w:t>
      </w:r>
      <w:proofErr w:type="spellEnd"/>
      <w:r w:rsidRPr="007E648A">
        <w:rPr>
          <w:rFonts w:cs="Arial"/>
          <w:color w:val="222222"/>
          <w:sz w:val="32"/>
          <w:szCs w:val="32"/>
          <w:shd w:val="clear" w:color="auto" w:fill="FFFFFF"/>
        </w:rPr>
        <w:t xml:space="preserve"> to encode the values in the data</w:t>
      </w:r>
    </w:p>
    <w:p w14:paraId="73628E1F" w14:textId="5DD4C446" w:rsidR="007E648A" w:rsidRPr="007E648A" w:rsidRDefault="007E648A" w:rsidP="007E648A">
      <w:pPr>
        <w:pStyle w:val="ListParagraph"/>
        <w:numPr>
          <w:ilvl w:val="0"/>
          <w:numId w:val="6"/>
        </w:numPr>
        <w:rPr>
          <w:rFonts w:cs="Arial"/>
          <w:color w:val="222222"/>
          <w:sz w:val="32"/>
          <w:szCs w:val="32"/>
          <w:shd w:val="clear" w:color="auto" w:fill="FFFFFF"/>
        </w:rPr>
      </w:pPr>
      <w:r>
        <w:rPr>
          <w:rFonts w:cs="Arial"/>
          <w:color w:val="222222"/>
          <w:sz w:val="32"/>
          <w:szCs w:val="32"/>
          <w:shd w:val="clear" w:color="auto" w:fill="FFFFFF"/>
        </w:rPr>
        <w:t xml:space="preserve">removing </w:t>
      </w:r>
      <w:r>
        <w:rPr>
          <w:sz w:val="32"/>
          <w:szCs w:val="32"/>
        </w:rPr>
        <w:t>‘veil-type’ columns as it has 1 value for both the target classes.</w:t>
      </w:r>
    </w:p>
    <w:p w14:paraId="467AAB43" w14:textId="77777777" w:rsidR="007E648A" w:rsidRPr="007E648A" w:rsidRDefault="007E648A" w:rsidP="007E648A">
      <w:pPr>
        <w:rPr>
          <w:rFonts w:cs="Arial"/>
          <w:color w:val="222222"/>
          <w:sz w:val="32"/>
          <w:szCs w:val="32"/>
          <w:shd w:val="clear" w:color="auto" w:fill="FFFFFF"/>
        </w:rPr>
      </w:pPr>
    </w:p>
    <w:p w14:paraId="2569BED9" w14:textId="401455FF" w:rsidR="007E648A" w:rsidRDefault="007E648A" w:rsidP="007E648A">
      <w:pPr>
        <w:rPr>
          <w:rFonts w:cs="Arial"/>
          <w:b/>
          <w:bCs/>
          <w:color w:val="222222"/>
          <w:sz w:val="40"/>
          <w:szCs w:val="40"/>
          <w:shd w:val="clear" w:color="auto" w:fill="FFFFFF"/>
        </w:rPr>
      </w:pPr>
      <w:r>
        <w:rPr>
          <w:rFonts w:cs="Arial"/>
          <w:b/>
          <w:bCs/>
          <w:color w:val="222222"/>
          <w:sz w:val="40"/>
          <w:szCs w:val="40"/>
          <w:shd w:val="clear" w:color="auto" w:fill="FFFFFF"/>
        </w:rPr>
        <w:t>BUILDING MACHINE LEARNING MODEL</w:t>
      </w:r>
    </w:p>
    <w:p w14:paraId="6733E543" w14:textId="08810FAF" w:rsidR="00001E8E" w:rsidRDefault="00001E8E" w:rsidP="007E648A">
      <w:pPr>
        <w:rPr>
          <w:rFonts w:cs="Arial"/>
          <w:color w:val="222222"/>
          <w:sz w:val="32"/>
          <w:szCs w:val="32"/>
          <w:shd w:val="clear" w:color="auto" w:fill="FFFFFF"/>
        </w:rPr>
      </w:pPr>
      <w:r w:rsidRPr="00001E8E">
        <w:rPr>
          <w:rFonts w:cs="Arial"/>
          <w:noProof/>
          <w:color w:val="222222"/>
          <w:sz w:val="32"/>
          <w:szCs w:val="32"/>
          <w:shd w:val="clear" w:color="auto" w:fill="FFFFFF"/>
        </w:rPr>
        <w:lastRenderedPageBreak/>
        <w:drawing>
          <wp:inline distT="0" distB="0" distL="0" distR="0" wp14:anchorId="21D80933" wp14:editId="7621C49F">
            <wp:extent cx="3749040" cy="1770741"/>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4302" cy="1777949"/>
                    </a:xfrm>
                    <a:prstGeom prst="rect">
                      <a:avLst/>
                    </a:prstGeom>
                  </pic:spPr>
                </pic:pic>
              </a:graphicData>
            </a:graphic>
          </wp:inline>
        </w:drawing>
      </w:r>
    </w:p>
    <w:p w14:paraId="5A43733B" w14:textId="0E52277C" w:rsidR="00001E8E" w:rsidRPr="00001E8E" w:rsidRDefault="00001E8E" w:rsidP="007E648A">
      <w:pPr>
        <w:rPr>
          <w:rFonts w:cs="Arial"/>
          <w:color w:val="222222"/>
          <w:sz w:val="32"/>
          <w:szCs w:val="32"/>
          <w:shd w:val="clear" w:color="auto" w:fill="FFFFFF"/>
        </w:rPr>
      </w:pPr>
      <w:r>
        <w:rPr>
          <w:rFonts w:cs="Arial"/>
          <w:color w:val="222222"/>
          <w:sz w:val="32"/>
          <w:szCs w:val="32"/>
          <w:shd w:val="clear" w:color="auto" w:fill="FFFFFF"/>
        </w:rPr>
        <w:t xml:space="preserve">We dropped ‘veil-type’ column and separated the independent columns(x) and dependent </w:t>
      </w:r>
      <w:r w:rsidR="00AC78F3">
        <w:rPr>
          <w:rFonts w:cs="Arial"/>
          <w:color w:val="222222"/>
          <w:sz w:val="32"/>
          <w:szCs w:val="32"/>
          <w:shd w:val="clear" w:color="auto" w:fill="FFFFFF"/>
        </w:rPr>
        <w:t>column (</w:t>
      </w:r>
      <w:r>
        <w:rPr>
          <w:rFonts w:cs="Arial"/>
          <w:color w:val="222222"/>
          <w:sz w:val="32"/>
          <w:szCs w:val="32"/>
          <w:shd w:val="clear" w:color="auto" w:fill="FFFFFF"/>
        </w:rPr>
        <w:t>y target feature)</w:t>
      </w:r>
    </w:p>
    <w:p w14:paraId="322A2703" w14:textId="50C57F1D" w:rsidR="007E648A" w:rsidRDefault="007E648A" w:rsidP="007E648A">
      <w:pPr>
        <w:rPr>
          <w:rFonts w:cs="Arial"/>
          <w:b/>
          <w:bCs/>
          <w:color w:val="222222"/>
          <w:sz w:val="40"/>
          <w:szCs w:val="40"/>
          <w:shd w:val="clear" w:color="auto" w:fill="FFFFFF"/>
        </w:rPr>
      </w:pPr>
      <w:r w:rsidRPr="007E648A">
        <w:rPr>
          <w:rFonts w:cs="Arial"/>
          <w:b/>
          <w:bCs/>
          <w:noProof/>
          <w:color w:val="222222"/>
          <w:sz w:val="40"/>
          <w:szCs w:val="40"/>
          <w:shd w:val="clear" w:color="auto" w:fill="FFFFFF"/>
        </w:rPr>
        <w:drawing>
          <wp:inline distT="0" distB="0" distL="0" distR="0" wp14:anchorId="0D2C7C1A" wp14:editId="63A51FE5">
            <wp:extent cx="5731510" cy="14001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00175"/>
                    </a:xfrm>
                    <a:prstGeom prst="rect">
                      <a:avLst/>
                    </a:prstGeom>
                  </pic:spPr>
                </pic:pic>
              </a:graphicData>
            </a:graphic>
          </wp:inline>
        </w:drawing>
      </w:r>
    </w:p>
    <w:p w14:paraId="2E54BA17" w14:textId="77777777" w:rsidR="00001E8E" w:rsidRDefault="007E648A" w:rsidP="007E648A">
      <w:pPr>
        <w:rPr>
          <w:rFonts w:cs="Arial"/>
          <w:color w:val="222222"/>
          <w:sz w:val="32"/>
          <w:szCs w:val="32"/>
          <w:shd w:val="clear" w:color="auto" w:fill="FFFFFF"/>
        </w:rPr>
      </w:pPr>
      <w:r>
        <w:rPr>
          <w:rFonts w:cs="Arial"/>
          <w:color w:val="222222"/>
          <w:sz w:val="32"/>
          <w:szCs w:val="32"/>
          <w:shd w:val="clear" w:color="auto" w:fill="FFFFFF"/>
        </w:rPr>
        <w:t>We imported</w:t>
      </w:r>
      <w:r w:rsidR="00001E8E">
        <w:rPr>
          <w:rFonts w:cs="Arial"/>
          <w:color w:val="222222"/>
          <w:sz w:val="32"/>
          <w:szCs w:val="32"/>
          <w:shd w:val="clear" w:color="auto" w:fill="FFFFFF"/>
        </w:rPr>
        <w:t>:</w:t>
      </w:r>
    </w:p>
    <w:p w14:paraId="43AA5D18" w14:textId="3B88EB19" w:rsidR="007E648A" w:rsidRDefault="007E648A" w:rsidP="00001E8E">
      <w:pPr>
        <w:pStyle w:val="ListParagraph"/>
        <w:numPr>
          <w:ilvl w:val="0"/>
          <w:numId w:val="7"/>
        </w:numPr>
        <w:rPr>
          <w:rFonts w:cs="Arial"/>
          <w:color w:val="222222"/>
          <w:sz w:val="32"/>
          <w:szCs w:val="32"/>
          <w:shd w:val="clear" w:color="auto" w:fill="FFFFFF"/>
        </w:rPr>
      </w:pPr>
      <w:proofErr w:type="spellStart"/>
      <w:r w:rsidRPr="00001E8E">
        <w:rPr>
          <w:rFonts w:cs="Arial"/>
          <w:color w:val="222222"/>
          <w:sz w:val="32"/>
          <w:szCs w:val="32"/>
          <w:shd w:val="clear" w:color="auto" w:fill="FFFFFF"/>
        </w:rPr>
        <w:t>train_test_split</w:t>
      </w:r>
      <w:proofErr w:type="spellEnd"/>
      <w:r w:rsidR="00001E8E" w:rsidRPr="00001E8E">
        <w:rPr>
          <w:rFonts w:cs="Arial"/>
          <w:color w:val="222222"/>
          <w:sz w:val="32"/>
          <w:szCs w:val="32"/>
          <w:shd w:val="clear" w:color="auto" w:fill="FFFFFF"/>
        </w:rPr>
        <w:t xml:space="preserve"> to split our data to train and tes</w:t>
      </w:r>
      <w:r w:rsidR="00001E8E">
        <w:rPr>
          <w:rFonts w:cs="Arial"/>
          <w:color w:val="222222"/>
          <w:sz w:val="32"/>
          <w:szCs w:val="32"/>
          <w:shd w:val="clear" w:color="auto" w:fill="FFFFFF"/>
        </w:rPr>
        <w:t>t.</w:t>
      </w:r>
    </w:p>
    <w:p w14:paraId="729307B2" w14:textId="33316094" w:rsidR="00001E8E" w:rsidRDefault="00001E8E" w:rsidP="00001E8E">
      <w:pPr>
        <w:pStyle w:val="ListParagraph"/>
        <w:numPr>
          <w:ilvl w:val="0"/>
          <w:numId w:val="7"/>
        </w:numPr>
        <w:rPr>
          <w:rFonts w:cs="Arial"/>
          <w:color w:val="222222"/>
          <w:sz w:val="32"/>
          <w:szCs w:val="32"/>
          <w:shd w:val="clear" w:color="auto" w:fill="FFFFFF"/>
        </w:rPr>
      </w:pPr>
      <w:proofErr w:type="spellStart"/>
      <w:r>
        <w:rPr>
          <w:rFonts w:cs="Arial"/>
          <w:color w:val="222222"/>
          <w:sz w:val="32"/>
          <w:szCs w:val="32"/>
          <w:shd w:val="clear" w:color="auto" w:fill="FFFFFF"/>
        </w:rPr>
        <w:t>accuracy_score</w:t>
      </w:r>
      <w:proofErr w:type="spellEnd"/>
      <w:r>
        <w:rPr>
          <w:rFonts w:cs="Arial"/>
          <w:color w:val="222222"/>
          <w:sz w:val="32"/>
          <w:szCs w:val="32"/>
          <w:shd w:val="clear" w:color="auto" w:fill="FFFFFF"/>
        </w:rPr>
        <w:t xml:space="preserve">, </w:t>
      </w:r>
      <w:proofErr w:type="spellStart"/>
      <w:r>
        <w:rPr>
          <w:rFonts w:cs="Arial"/>
          <w:color w:val="222222"/>
          <w:sz w:val="32"/>
          <w:szCs w:val="32"/>
          <w:shd w:val="clear" w:color="auto" w:fill="FFFFFF"/>
        </w:rPr>
        <w:t>confusion_matrix</w:t>
      </w:r>
      <w:proofErr w:type="spellEnd"/>
      <w:r>
        <w:rPr>
          <w:rFonts w:cs="Arial"/>
          <w:color w:val="222222"/>
          <w:sz w:val="32"/>
          <w:szCs w:val="32"/>
          <w:shd w:val="clear" w:color="auto" w:fill="FFFFFF"/>
        </w:rPr>
        <w:t xml:space="preserve"> and classification report to understand our model performance.</w:t>
      </w:r>
    </w:p>
    <w:p w14:paraId="0852DB3F" w14:textId="65E5CA25" w:rsidR="00001E8E" w:rsidRPr="00001E8E" w:rsidRDefault="00001E8E" w:rsidP="00001E8E">
      <w:pPr>
        <w:pStyle w:val="ListParagraph"/>
        <w:numPr>
          <w:ilvl w:val="0"/>
          <w:numId w:val="7"/>
        </w:numPr>
        <w:rPr>
          <w:rFonts w:cs="Arial"/>
          <w:color w:val="222222"/>
          <w:sz w:val="32"/>
          <w:szCs w:val="32"/>
          <w:shd w:val="clear" w:color="auto" w:fill="FFFFFF"/>
        </w:rPr>
      </w:pPr>
      <w:r>
        <w:rPr>
          <w:rFonts w:cs="Arial"/>
          <w:color w:val="222222"/>
          <w:sz w:val="32"/>
          <w:szCs w:val="32"/>
          <w:shd w:val="clear" w:color="auto" w:fill="FFFFFF"/>
        </w:rPr>
        <w:t xml:space="preserve">Different Classifier algorithms. </w:t>
      </w:r>
    </w:p>
    <w:p w14:paraId="60376166" w14:textId="44EC9F8E" w:rsidR="007E648A" w:rsidRDefault="00001E8E" w:rsidP="007E648A">
      <w:pPr>
        <w:rPr>
          <w:rFonts w:cs="Arial"/>
          <w:b/>
          <w:bCs/>
          <w:color w:val="222222"/>
          <w:sz w:val="40"/>
          <w:szCs w:val="40"/>
          <w:shd w:val="clear" w:color="auto" w:fill="FFFFFF"/>
        </w:rPr>
      </w:pPr>
      <w:r w:rsidRPr="00001E8E">
        <w:rPr>
          <w:rFonts w:cs="Arial"/>
          <w:b/>
          <w:bCs/>
          <w:color w:val="222222"/>
          <w:sz w:val="40"/>
          <w:szCs w:val="40"/>
          <w:shd w:val="clear" w:color="auto" w:fill="FFFFFF"/>
        </w:rPr>
        <w:t>Finding the best random state for the model</w:t>
      </w:r>
    </w:p>
    <w:p w14:paraId="44B1EC11" w14:textId="4E505931" w:rsidR="00001E8E" w:rsidRDefault="00001E8E" w:rsidP="007E648A">
      <w:pPr>
        <w:rPr>
          <w:rFonts w:cs="Arial"/>
          <w:color w:val="222222"/>
          <w:sz w:val="32"/>
          <w:szCs w:val="32"/>
          <w:shd w:val="clear" w:color="auto" w:fill="FFFFFF"/>
        </w:rPr>
      </w:pPr>
      <w:r>
        <w:rPr>
          <w:rFonts w:cs="Arial"/>
          <w:color w:val="222222"/>
          <w:sz w:val="32"/>
          <w:szCs w:val="32"/>
          <w:shd w:val="clear" w:color="auto" w:fill="FFFFFF"/>
        </w:rPr>
        <w:t>Finding a good random state for our model is important as this may increase our model performance.</w:t>
      </w:r>
    </w:p>
    <w:p w14:paraId="7B7A80CB" w14:textId="4A5F6861" w:rsidR="00001E8E" w:rsidRDefault="00001E8E" w:rsidP="007E648A">
      <w:pPr>
        <w:rPr>
          <w:rFonts w:cs="Arial"/>
          <w:color w:val="222222"/>
          <w:sz w:val="32"/>
          <w:szCs w:val="32"/>
          <w:shd w:val="clear" w:color="auto" w:fill="FFFFFF"/>
        </w:rPr>
      </w:pPr>
      <w:r w:rsidRPr="00001E8E">
        <w:rPr>
          <w:rFonts w:cs="Arial"/>
          <w:noProof/>
          <w:color w:val="222222"/>
          <w:sz w:val="32"/>
          <w:szCs w:val="32"/>
          <w:shd w:val="clear" w:color="auto" w:fill="FFFFFF"/>
        </w:rPr>
        <w:lastRenderedPageBreak/>
        <w:drawing>
          <wp:inline distT="0" distB="0" distL="0" distR="0" wp14:anchorId="67F9FC68" wp14:editId="75CCBC44">
            <wp:extent cx="5731510" cy="21882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88210"/>
                    </a:xfrm>
                    <a:prstGeom prst="rect">
                      <a:avLst/>
                    </a:prstGeom>
                  </pic:spPr>
                </pic:pic>
              </a:graphicData>
            </a:graphic>
          </wp:inline>
        </w:drawing>
      </w:r>
    </w:p>
    <w:p w14:paraId="49341C64" w14:textId="1D6A2D82" w:rsidR="00001E8E" w:rsidRDefault="00001E8E" w:rsidP="007E648A">
      <w:pPr>
        <w:rPr>
          <w:rFonts w:cs="Arial"/>
          <w:color w:val="222222"/>
          <w:sz w:val="32"/>
          <w:szCs w:val="32"/>
          <w:shd w:val="clear" w:color="auto" w:fill="FFFFFF"/>
        </w:rPr>
      </w:pPr>
      <w:r>
        <w:rPr>
          <w:rFonts w:cs="Arial"/>
          <w:color w:val="222222"/>
          <w:sz w:val="32"/>
          <w:szCs w:val="32"/>
          <w:shd w:val="clear" w:color="auto" w:fill="FFFFFF"/>
        </w:rPr>
        <w:t>Now we will use 21 as the random state and train all the algorithm we imported earlier.</w:t>
      </w:r>
    </w:p>
    <w:p w14:paraId="0D60A707" w14:textId="269F27D5" w:rsidR="00001E8E" w:rsidRDefault="00001E8E" w:rsidP="007E648A">
      <w:pPr>
        <w:rPr>
          <w:rFonts w:cs="Arial"/>
          <w:color w:val="222222"/>
          <w:sz w:val="32"/>
          <w:szCs w:val="32"/>
          <w:shd w:val="clear" w:color="auto" w:fill="FFFFFF"/>
        </w:rPr>
      </w:pPr>
      <w:r w:rsidRPr="00001E8E">
        <w:rPr>
          <w:rFonts w:cs="Arial"/>
          <w:noProof/>
          <w:color w:val="222222"/>
          <w:sz w:val="32"/>
          <w:szCs w:val="32"/>
          <w:shd w:val="clear" w:color="auto" w:fill="FFFFFF"/>
        </w:rPr>
        <w:drawing>
          <wp:inline distT="0" distB="0" distL="0" distR="0" wp14:anchorId="30EBB00B" wp14:editId="2ED11854">
            <wp:extent cx="5731510" cy="6451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45160"/>
                    </a:xfrm>
                    <a:prstGeom prst="rect">
                      <a:avLst/>
                    </a:prstGeom>
                  </pic:spPr>
                </pic:pic>
              </a:graphicData>
            </a:graphic>
          </wp:inline>
        </w:drawing>
      </w:r>
    </w:p>
    <w:p w14:paraId="42C7DDA3" w14:textId="5DB1EA7C" w:rsidR="00001E8E" w:rsidRPr="00001E8E" w:rsidRDefault="00001E8E" w:rsidP="007E648A">
      <w:pPr>
        <w:rPr>
          <w:rFonts w:cs="Arial"/>
          <w:color w:val="222222"/>
          <w:sz w:val="32"/>
          <w:szCs w:val="32"/>
          <w:shd w:val="clear" w:color="auto" w:fill="FFFFFF"/>
        </w:rPr>
      </w:pPr>
      <w:r w:rsidRPr="00001E8E">
        <w:rPr>
          <w:rFonts w:cs="Arial"/>
          <w:noProof/>
          <w:color w:val="222222"/>
          <w:sz w:val="32"/>
          <w:szCs w:val="32"/>
          <w:shd w:val="clear" w:color="auto" w:fill="FFFFFF"/>
        </w:rPr>
        <w:drawing>
          <wp:inline distT="0" distB="0" distL="0" distR="0" wp14:anchorId="57C1B84C" wp14:editId="497229A8">
            <wp:extent cx="2797225" cy="177546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1443" cy="1778137"/>
                    </a:xfrm>
                    <a:prstGeom prst="rect">
                      <a:avLst/>
                    </a:prstGeom>
                  </pic:spPr>
                </pic:pic>
              </a:graphicData>
            </a:graphic>
          </wp:inline>
        </w:drawing>
      </w:r>
      <w:r w:rsidRPr="00001E8E">
        <w:rPr>
          <w:rFonts w:cs="Arial"/>
          <w:noProof/>
          <w:color w:val="222222"/>
          <w:sz w:val="32"/>
          <w:szCs w:val="32"/>
          <w:shd w:val="clear" w:color="auto" w:fill="FFFFFF"/>
        </w:rPr>
        <w:drawing>
          <wp:inline distT="0" distB="0" distL="0" distR="0" wp14:anchorId="0D7D8D5D" wp14:editId="50175C05">
            <wp:extent cx="2788920" cy="17745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425" cy="1781834"/>
                    </a:xfrm>
                    <a:prstGeom prst="rect">
                      <a:avLst/>
                    </a:prstGeom>
                  </pic:spPr>
                </pic:pic>
              </a:graphicData>
            </a:graphic>
          </wp:inline>
        </w:drawing>
      </w:r>
    </w:p>
    <w:p w14:paraId="157B4215" w14:textId="77777777" w:rsidR="007E648A" w:rsidRPr="007E648A" w:rsidRDefault="007E648A" w:rsidP="00133C48">
      <w:pPr>
        <w:rPr>
          <w:sz w:val="32"/>
          <w:szCs w:val="32"/>
        </w:rPr>
      </w:pPr>
    </w:p>
    <w:p w14:paraId="2102FDCC" w14:textId="3EB4D090" w:rsidR="00133C48" w:rsidRDefault="00001E8E" w:rsidP="001B1CB1">
      <w:pPr>
        <w:pStyle w:val="NormalWeb"/>
        <w:spacing w:before="0" w:beforeAutospacing="0" w:after="0" w:afterAutospacing="0"/>
        <w:rPr>
          <w:rFonts w:asciiTheme="minorHAnsi" w:hAnsiTheme="minorHAnsi"/>
          <w:color w:val="000000"/>
          <w:sz w:val="32"/>
          <w:szCs w:val="32"/>
        </w:rPr>
      </w:pPr>
      <w:r w:rsidRPr="00001E8E">
        <w:rPr>
          <w:rFonts w:asciiTheme="minorHAnsi" w:hAnsiTheme="minorHAnsi"/>
          <w:noProof/>
          <w:color w:val="000000"/>
          <w:sz w:val="32"/>
          <w:szCs w:val="32"/>
        </w:rPr>
        <w:drawing>
          <wp:inline distT="0" distB="0" distL="0" distR="0" wp14:anchorId="514DE690" wp14:editId="484BE8F9">
            <wp:extent cx="2781300" cy="17345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5210" cy="1743213"/>
                    </a:xfrm>
                    <a:prstGeom prst="rect">
                      <a:avLst/>
                    </a:prstGeom>
                  </pic:spPr>
                </pic:pic>
              </a:graphicData>
            </a:graphic>
          </wp:inline>
        </w:drawing>
      </w:r>
      <w:r w:rsidRPr="00001E8E">
        <w:rPr>
          <w:rFonts w:asciiTheme="minorHAnsi" w:hAnsiTheme="minorHAnsi"/>
          <w:noProof/>
          <w:color w:val="000000"/>
          <w:sz w:val="32"/>
          <w:szCs w:val="32"/>
        </w:rPr>
        <w:drawing>
          <wp:inline distT="0" distB="0" distL="0" distR="0" wp14:anchorId="4ED29AD8" wp14:editId="191E6928">
            <wp:extent cx="2674620" cy="176698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9439" cy="1783377"/>
                    </a:xfrm>
                    <a:prstGeom prst="rect">
                      <a:avLst/>
                    </a:prstGeom>
                  </pic:spPr>
                </pic:pic>
              </a:graphicData>
            </a:graphic>
          </wp:inline>
        </w:drawing>
      </w:r>
    </w:p>
    <w:p w14:paraId="39B20485" w14:textId="10D08089" w:rsidR="00001E8E" w:rsidRDefault="00001E8E" w:rsidP="001B1CB1">
      <w:pPr>
        <w:pStyle w:val="NormalWeb"/>
        <w:spacing w:before="0" w:beforeAutospacing="0" w:after="0" w:afterAutospacing="0"/>
        <w:rPr>
          <w:rFonts w:asciiTheme="minorHAnsi" w:hAnsiTheme="minorHAnsi"/>
          <w:color w:val="000000"/>
          <w:sz w:val="32"/>
          <w:szCs w:val="32"/>
        </w:rPr>
      </w:pPr>
      <w:r w:rsidRPr="00001E8E">
        <w:rPr>
          <w:rFonts w:asciiTheme="minorHAnsi" w:hAnsiTheme="minorHAnsi"/>
          <w:noProof/>
          <w:color w:val="000000"/>
          <w:sz w:val="32"/>
          <w:szCs w:val="32"/>
        </w:rPr>
        <w:lastRenderedPageBreak/>
        <w:drawing>
          <wp:inline distT="0" distB="0" distL="0" distR="0" wp14:anchorId="5C4A64E7" wp14:editId="2A61C56D">
            <wp:extent cx="2827020" cy="17949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6339" cy="1807264"/>
                    </a:xfrm>
                    <a:prstGeom prst="rect">
                      <a:avLst/>
                    </a:prstGeom>
                  </pic:spPr>
                </pic:pic>
              </a:graphicData>
            </a:graphic>
          </wp:inline>
        </w:drawing>
      </w:r>
      <w:r w:rsidR="002424E4" w:rsidRPr="002424E4">
        <w:rPr>
          <w:rFonts w:asciiTheme="minorHAnsi" w:hAnsiTheme="minorHAnsi"/>
          <w:noProof/>
          <w:color w:val="000000"/>
          <w:sz w:val="32"/>
          <w:szCs w:val="32"/>
        </w:rPr>
        <w:drawing>
          <wp:inline distT="0" distB="0" distL="0" distR="0" wp14:anchorId="21CF36D2" wp14:editId="07C0F700">
            <wp:extent cx="2819400" cy="180640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1054" cy="1820277"/>
                    </a:xfrm>
                    <a:prstGeom prst="rect">
                      <a:avLst/>
                    </a:prstGeom>
                  </pic:spPr>
                </pic:pic>
              </a:graphicData>
            </a:graphic>
          </wp:inline>
        </w:drawing>
      </w:r>
    </w:p>
    <w:p w14:paraId="29DFD0D4" w14:textId="54D42614" w:rsidR="002424E4" w:rsidRDefault="002424E4" w:rsidP="001B1CB1">
      <w:pPr>
        <w:pStyle w:val="NormalWeb"/>
        <w:spacing w:before="0" w:beforeAutospacing="0" w:after="0" w:afterAutospacing="0"/>
        <w:rPr>
          <w:rStyle w:val="Strong"/>
          <w:rFonts w:asciiTheme="minorHAnsi" w:hAnsiTheme="minorHAnsi"/>
          <w:b w:val="0"/>
          <w:bCs w:val="0"/>
          <w:color w:val="000000"/>
          <w:sz w:val="32"/>
          <w:szCs w:val="32"/>
          <w:shd w:val="clear" w:color="auto" w:fill="FFFFFF"/>
        </w:rPr>
      </w:pPr>
      <w:r w:rsidRPr="002424E4">
        <w:rPr>
          <w:rFonts w:asciiTheme="minorHAnsi" w:hAnsiTheme="minorHAnsi"/>
          <w:color w:val="000000"/>
          <w:sz w:val="32"/>
          <w:szCs w:val="32"/>
          <w:shd w:val="clear" w:color="auto" w:fill="FFFFFF"/>
        </w:rPr>
        <w:t>We are getting </w:t>
      </w:r>
      <w:r w:rsidRPr="002424E4">
        <w:rPr>
          <w:rStyle w:val="Strong"/>
          <w:rFonts w:asciiTheme="minorHAnsi" w:hAnsiTheme="minorHAnsi"/>
          <w:color w:val="000000"/>
          <w:sz w:val="32"/>
          <w:szCs w:val="32"/>
          <w:shd w:val="clear" w:color="auto" w:fill="FFFFFF"/>
        </w:rPr>
        <w:t>100% accuracy</w:t>
      </w:r>
      <w:r w:rsidRPr="002424E4">
        <w:rPr>
          <w:rFonts w:asciiTheme="minorHAnsi" w:hAnsiTheme="minorHAnsi"/>
          <w:color w:val="000000"/>
          <w:sz w:val="32"/>
          <w:szCs w:val="32"/>
          <w:shd w:val="clear" w:color="auto" w:fill="FFFFFF"/>
        </w:rPr>
        <w:t> for </w:t>
      </w:r>
      <w:proofErr w:type="spellStart"/>
      <w:r w:rsidRPr="002424E4">
        <w:rPr>
          <w:rStyle w:val="Strong"/>
          <w:rFonts w:asciiTheme="minorHAnsi" w:hAnsiTheme="minorHAnsi"/>
          <w:color w:val="000000"/>
          <w:sz w:val="32"/>
          <w:szCs w:val="32"/>
          <w:shd w:val="clear" w:color="auto" w:fill="FFFFFF"/>
        </w:rPr>
        <w:t>RandomForest</w:t>
      </w:r>
      <w:proofErr w:type="spellEnd"/>
      <w:r w:rsidRPr="002424E4">
        <w:rPr>
          <w:rStyle w:val="Strong"/>
          <w:rFonts w:asciiTheme="minorHAnsi" w:hAnsiTheme="minorHAnsi"/>
          <w:color w:val="000000"/>
          <w:sz w:val="32"/>
          <w:szCs w:val="32"/>
          <w:shd w:val="clear" w:color="auto" w:fill="FFFFFF"/>
        </w:rPr>
        <w:t xml:space="preserve">, </w:t>
      </w:r>
      <w:proofErr w:type="spellStart"/>
      <w:r w:rsidRPr="002424E4">
        <w:rPr>
          <w:rStyle w:val="Strong"/>
          <w:rFonts w:asciiTheme="minorHAnsi" w:hAnsiTheme="minorHAnsi"/>
          <w:color w:val="000000"/>
          <w:sz w:val="32"/>
          <w:szCs w:val="32"/>
          <w:shd w:val="clear" w:color="auto" w:fill="FFFFFF"/>
        </w:rPr>
        <w:t>DecisionTree</w:t>
      </w:r>
      <w:proofErr w:type="spellEnd"/>
      <w:r w:rsidRPr="002424E4">
        <w:rPr>
          <w:rStyle w:val="Strong"/>
          <w:rFonts w:asciiTheme="minorHAnsi" w:hAnsiTheme="minorHAnsi"/>
          <w:color w:val="000000"/>
          <w:sz w:val="32"/>
          <w:szCs w:val="32"/>
          <w:shd w:val="clear" w:color="auto" w:fill="FFFFFF"/>
        </w:rPr>
        <w:t>, AdaBoost</w:t>
      </w:r>
      <w:r w:rsidRPr="002424E4">
        <w:rPr>
          <w:rFonts w:asciiTheme="minorHAnsi" w:hAnsiTheme="minorHAnsi"/>
          <w:color w:val="000000"/>
          <w:sz w:val="32"/>
          <w:szCs w:val="32"/>
          <w:shd w:val="clear" w:color="auto" w:fill="FFFFFF"/>
        </w:rPr>
        <w:t> and with </w:t>
      </w:r>
      <w:r w:rsidRPr="002424E4">
        <w:rPr>
          <w:rStyle w:val="Strong"/>
          <w:rFonts w:asciiTheme="minorHAnsi" w:hAnsiTheme="minorHAnsi"/>
          <w:color w:val="000000"/>
          <w:sz w:val="32"/>
          <w:szCs w:val="32"/>
          <w:shd w:val="clear" w:color="auto" w:fill="FFFFFF"/>
        </w:rPr>
        <w:t xml:space="preserve">SVC and </w:t>
      </w:r>
      <w:proofErr w:type="spellStart"/>
      <w:r w:rsidRPr="002424E4">
        <w:rPr>
          <w:rStyle w:val="Strong"/>
          <w:rFonts w:asciiTheme="minorHAnsi" w:hAnsiTheme="minorHAnsi"/>
          <w:color w:val="000000"/>
          <w:sz w:val="32"/>
          <w:szCs w:val="32"/>
          <w:shd w:val="clear" w:color="auto" w:fill="FFFFFF"/>
        </w:rPr>
        <w:t>Kneighbors</w:t>
      </w:r>
      <w:proofErr w:type="spellEnd"/>
      <w:r w:rsidRPr="002424E4">
        <w:rPr>
          <w:rStyle w:val="Strong"/>
          <w:rFonts w:asciiTheme="minorHAnsi" w:hAnsiTheme="minorHAnsi"/>
          <w:color w:val="000000"/>
          <w:sz w:val="32"/>
          <w:szCs w:val="32"/>
          <w:shd w:val="clear" w:color="auto" w:fill="FFFFFF"/>
        </w:rPr>
        <w:t xml:space="preserve"> 99.20% and 99.75%</w:t>
      </w:r>
      <w:r w:rsidRPr="002424E4">
        <w:rPr>
          <w:rFonts w:asciiTheme="minorHAnsi" w:hAnsiTheme="minorHAnsi"/>
          <w:color w:val="000000"/>
          <w:sz w:val="32"/>
          <w:szCs w:val="32"/>
          <w:shd w:val="clear" w:color="auto" w:fill="FFFFFF"/>
        </w:rPr>
        <w:t>. This might be due to Overfitting (Highly unlikely).</w:t>
      </w:r>
      <w:r w:rsidRPr="002424E4">
        <w:rPr>
          <w:rFonts w:asciiTheme="minorHAnsi" w:hAnsiTheme="minorHAnsi"/>
          <w:color w:val="000000"/>
          <w:sz w:val="32"/>
          <w:szCs w:val="32"/>
        </w:rPr>
        <w:br/>
      </w:r>
      <w:r w:rsidRPr="002424E4">
        <w:rPr>
          <w:rStyle w:val="Strong"/>
          <w:rFonts w:asciiTheme="minorHAnsi" w:hAnsiTheme="minorHAnsi"/>
          <w:color w:val="000000"/>
          <w:sz w:val="32"/>
          <w:szCs w:val="32"/>
          <w:shd w:val="clear" w:color="auto" w:fill="FFFFFF"/>
        </w:rPr>
        <w:t>Logistic regression</w:t>
      </w:r>
      <w:r w:rsidRPr="002424E4">
        <w:rPr>
          <w:rFonts w:asciiTheme="minorHAnsi" w:hAnsiTheme="minorHAnsi"/>
          <w:color w:val="000000"/>
          <w:sz w:val="32"/>
          <w:szCs w:val="32"/>
          <w:shd w:val="clear" w:color="auto" w:fill="FFFFFF"/>
        </w:rPr>
        <w:t> is at </w:t>
      </w:r>
      <w:r w:rsidRPr="002424E4">
        <w:rPr>
          <w:rStyle w:val="Strong"/>
          <w:rFonts w:asciiTheme="minorHAnsi" w:hAnsiTheme="minorHAnsi"/>
          <w:color w:val="000000"/>
          <w:sz w:val="32"/>
          <w:szCs w:val="32"/>
          <w:shd w:val="clear" w:color="auto" w:fill="FFFFFF"/>
        </w:rPr>
        <w:t xml:space="preserve">96.55%. </w:t>
      </w:r>
      <w:r>
        <w:rPr>
          <w:rStyle w:val="Strong"/>
          <w:rFonts w:asciiTheme="minorHAnsi" w:hAnsiTheme="minorHAnsi"/>
          <w:b w:val="0"/>
          <w:bCs w:val="0"/>
          <w:color w:val="000000"/>
          <w:sz w:val="32"/>
          <w:szCs w:val="32"/>
          <w:shd w:val="clear" w:color="auto" w:fill="FFFFFF"/>
        </w:rPr>
        <w:t xml:space="preserve"> We will cross validate to make sure we are these results were not due to overfitting.</w:t>
      </w:r>
    </w:p>
    <w:p w14:paraId="69C5C107" w14:textId="628B1BBB" w:rsidR="002424E4" w:rsidRDefault="002424E4" w:rsidP="001B1CB1">
      <w:pPr>
        <w:pStyle w:val="NormalWeb"/>
        <w:spacing w:before="0" w:beforeAutospacing="0" w:after="0" w:afterAutospacing="0"/>
        <w:rPr>
          <w:rStyle w:val="Strong"/>
          <w:rFonts w:asciiTheme="minorHAnsi" w:hAnsiTheme="minorHAnsi"/>
          <w:b w:val="0"/>
          <w:bCs w:val="0"/>
          <w:color w:val="000000"/>
          <w:sz w:val="32"/>
          <w:szCs w:val="32"/>
          <w:shd w:val="clear" w:color="auto" w:fill="FFFFFF"/>
        </w:rPr>
      </w:pPr>
    </w:p>
    <w:p w14:paraId="0DB3CE3F" w14:textId="006FBA84" w:rsidR="002424E4" w:rsidRDefault="002424E4" w:rsidP="001B1CB1">
      <w:pPr>
        <w:pStyle w:val="NormalWeb"/>
        <w:spacing w:before="0" w:beforeAutospacing="0" w:after="0" w:afterAutospacing="0"/>
        <w:rPr>
          <w:rStyle w:val="Strong"/>
          <w:rFonts w:asciiTheme="minorHAnsi" w:hAnsiTheme="minorHAnsi"/>
          <w:color w:val="000000"/>
          <w:sz w:val="36"/>
          <w:szCs w:val="36"/>
          <w:shd w:val="clear" w:color="auto" w:fill="FFFFFF"/>
        </w:rPr>
      </w:pPr>
      <w:proofErr w:type="spellStart"/>
      <w:r w:rsidRPr="002424E4">
        <w:rPr>
          <w:rStyle w:val="Strong"/>
          <w:rFonts w:asciiTheme="minorHAnsi" w:hAnsiTheme="minorHAnsi"/>
          <w:color w:val="000000"/>
          <w:sz w:val="36"/>
          <w:szCs w:val="36"/>
          <w:shd w:val="clear" w:color="auto" w:fill="FFFFFF"/>
        </w:rPr>
        <w:t>Crossvalidation</w:t>
      </w:r>
      <w:proofErr w:type="spellEnd"/>
    </w:p>
    <w:p w14:paraId="59530DF4" w14:textId="3A12D054" w:rsidR="002424E4" w:rsidRDefault="002424E4" w:rsidP="001B1CB1">
      <w:pPr>
        <w:pStyle w:val="NormalWeb"/>
        <w:spacing w:before="0" w:beforeAutospacing="0" w:after="0" w:afterAutospacing="0"/>
        <w:rPr>
          <w:rFonts w:asciiTheme="minorHAnsi" w:hAnsiTheme="minorHAnsi"/>
          <w:color w:val="000000"/>
          <w:sz w:val="32"/>
          <w:szCs w:val="32"/>
        </w:rPr>
      </w:pPr>
      <w:r>
        <w:rPr>
          <w:rStyle w:val="Strong"/>
          <w:rFonts w:asciiTheme="minorHAnsi" w:hAnsiTheme="minorHAnsi"/>
          <w:b w:val="0"/>
          <w:bCs w:val="0"/>
          <w:color w:val="000000"/>
          <w:sz w:val="32"/>
          <w:szCs w:val="32"/>
          <w:shd w:val="clear" w:color="auto" w:fill="FFFFFF"/>
        </w:rPr>
        <w:t xml:space="preserve">We will import </w:t>
      </w:r>
      <w:proofErr w:type="spellStart"/>
      <w:r w:rsidRPr="002424E4">
        <w:rPr>
          <w:rFonts w:asciiTheme="minorHAnsi" w:hAnsiTheme="minorHAnsi"/>
          <w:color w:val="000000"/>
          <w:sz w:val="32"/>
          <w:szCs w:val="32"/>
        </w:rPr>
        <w:t>cross_val_score</w:t>
      </w:r>
      <w:proofErr w:type="spellEnd"/>
      <w:r>
        <w:rPr>
          <w:rFonts w:asciiTheme="minorHAnsi" w:hAnsiTheme="minorHAnsi"/>
          <w:color w:val="000000"/>
          <w:sz w:val="32"/>
          <w:szCs w:val="32"/>
        </w:rPr>
        <w:t xml:space="preserve"> from </w:t>
      </w:r>
      <w:proofErr w:type="spellStart"/>
      <w:r>
        <w:rPr>
          <w:rFonts w:asciiTheme="minorHAnsi" w:hAnsiTheme="minorHAnsi"/>
          <w:color w:val="000000"/>
          <w:sz w:val="32"/>
          <w:szCs w:val="32"/>
        </w:rPr>
        <w:t>sklearn</w:t>
      </w:r>
      <w:proofErr w:type="spellEnd"/>
      <w:r>
        <w:rPr>
          <w:rFonts w:asciiTheme="minorHAnsi" w:hAnsiTheme="minorHAnsi"/>
          <w:color w:val="000000"/>
          <w:sz w:val="32"/>
          <w:szCs w:val="32"/>
        </w:rPr>
        <w:t xml:space="preserve"> to cross validate our model performances. We will set the cv to 5 so that our model runs 5 times and we will take the mean of the five model performances to understand the results.</w:t>
      </w:r>
      <w:r w:rsidR="00AC78F3">
        <w:rPr>
          <w:rFonts w:asciiTheme="minorHAnsi" w:hAnsiTheme="minorHAnsi"/>
          <w:color w:val="000000"/>
          <w:sz w:val="32"/>
          <w:szCs w:val="32"/>
        </w:rPr>
        <w:t xml:space="preserve"> For more details:</w:t>
      </w:r>
    </w:p>
    <w:p w14:paraId="7ECF00F3" w14:textId="666473B2" w:rsidR="00AC78F3" w:rsidRDefault="00AC78F3" w:rsidP="001B1CB1">
      <w:pPr>
        <w:pStyle w:val="NormalWeb"/>
        <w:spacing w:before="0" w:beforeAutospacing="0" w:after="0" w:afterAutospacing="0"/>
        <w:rPr>
          <w:rFonts w:asciiTheme="minorHAnsi" w:hAnsiTheme="minorHAnsi"/>
          <w:color w:val="000000"/>
          <w:sz w:val="32"/>
          <w:szCs w:val="32"/>
        </w:rPr>
      </w:pPr>
    </w:p>
    <w:p w14:paraId="36B75299" w14:textId="17218A19" w:rsidR="00AC78F3" w:rsidRDefault="00581F04" w:rsidP="001B1CB1">
      <w:pPr>
        <w:pStyle w:val="NormalWeb"/>
        <w:spacing w:before="0" w:beforeAutospacing="0" w:after="0" w:afterAutospacing="0"/>
        <w:rPr>
          <w:rFonts w:asciiTheme="minorHAnsi" w:hAnsiTheme="minorHAnsi"/>
          <w:color w:val="000000"/>
          <w:sz w:val="32"/>
          <w:szCs w:val="32"/>
        </w:rPr>
      </w:pPr>
      <w:hyperlink r:id="rId27" w:history="1">
        <w:r w:rsidR="00AC78F3" w:rsidRPr="00836718">
          <w:rPr>
            <w:rStyle w:val="Hyperlink"/>
            <w:rFonts w:asciiTheme="minorHAnsi" w:hAnsiTheme="minorHAnsi"/>
            <w:sz w:val="32"/>
            <w:szCs w:val="32"/>
          </w:rPr>
          <w:t>https://scikit-learn.org/stable/modules/generated/sklearn.model_selection.cross_val_score.html</w:t>
        </w:r>
      </w:hyperlink>
    </w:p>
    <w:p w14:paraId="4BD13711" w14:textId="77777777" w:rsidR="00AC78F3" w:rsidRDefault="00AC78F3" w:rsidP="001B1CB1">
      <w:pPr>
        <w:pStyle w:val="NormalWeb"/>
        <w:spacing w:before="0" w:beforeAutospacing="0" w:after="0" w:afterAutospacing="0"/>
        <w:rPr>
          <w:rFonts w:asciiTheme="minorHAnsi" w:hAnsiTheme="minorHAnsi"/>
          <w:color w:val="000000"/>
          <w:sz w:val="32"/>
          <w:szCs w:val="32"/>
        </w:rPr>
      </w:pPr>
    </w:p>
    <w:p w14:paraId="606F308A" w14:textId="77777777" w:rsidR="002424E4" w:rsidRPr="002424E4" w:rsidRDefault="002424E4" w:rsidP="001B1CB1">
      <w:pPr>
        <w:pStyle w:val="NormalWeb"/>
        <w:spacing w:before="0" w:beforeAutospacing="0" w:after="0" w:afterAutospacing="0"/>
        <w:rPr>
          <w:rStyle w:val="Strong"/>
          <w:rFonts w:asciiTheme="minorHAnsi" w:hAnsiTheme="minorHAnsi"/>
          <w:b w:val="0"/>
          <w:bCs w:val="0"/>
          <w:color w:val="000000"/>
          <w:sz w:val="32"/>
          <w:szCs w:val="32"/>
          <w:shd w:val="clear" w:color="auto" w:fill="FFFFFF"/>
        </w:rPr>
      </w:pPr>
    </w:p>
    <w:p w14:paraId="062DB143" w14:textId="68ADC7DB" w:rsidR="002424E4" w:rsidRDefault="002424E4" w:rsidP="001B1CB1">
      <w:pPr>
        <w:pStyle w:val="NormalWeb"/>
        <w:spacing w:before="0" w:beforeAutospacing="0" w:after="0" w:afterAutospacing="0"/>
        <w:rPr>
          <w:rFonts w:asciiTheme="minorHAnsi" w:hAnsiTheme="minorHAnsi"/>
          <w:b/>
          <w:bCs/>
          <w:color w:val="000000"/>
          <w:sz w:val="36"/>
          <w:szCs w:val="36"/>
        </w:rPr>
      </w:pPr>
      <w:r w:rsidRPr="002424E4">
        <w:rPr>
          <w:rFonts w:asciiTheme="minorHAnsi" w:hAnsiTheme="minorHAnsi"/>
          <w:b/>
          <w:bCs/>
          <w:noProof/>
          <w:color w:val="000000"/>
          <w:sz w:val="36"/>
          <w:szCs w:val="36"/>
        </w:rPr>
        <w:drawing>
          <wp:inline distT="0" distB="0" distL="0" distR="0" wp14:anchorId="6AD015C4" wp14:editId="4BDFEDAC">
            <wp:extent cx="5544324" cy="3429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324" cy="342948"/>
                    </a:xfrm>
                    <a:prstGeom prst="rect">
                      <a:avLst/>
                    </a:prstGeom>
                  </pic:spPr>
                </pic:pic>
              </a:graphicData>
            </a:graphic>
          </wp:inline>
        </w:drawing>
      </w:r>
    </w:p>
    <w:p w14:paraId="6DD91DBC" w14:textId="2F789896" w:rsidR="002424E4" w:rsidRDefault="002424E4" w:rsidP="001B1CB1">
      <w:pPr>
        <w:pStyle w:val="NormalWeb"/>
        <w:spacing w:before="0" w:beforeAutospacing="0" w:after="0" w:afterAutospacing="0"/>
        <w:rPr>
          <w:rFonts w:asciiTheme="minorHAnsi" w:hAnsiTheme="minorHAnsi"/>
          <w:b/>
          <w:bCs/>
          <w:color w:val="000000"/>
          <w:sz w:val="36"/>
          <w:szCs w:val="36"/>
        </w:rPr>
      </w:pPr>
    </w:p>
    <w:p w14:paraId="40827F85" w14:textId="113A638D" w:rsidR="002424E4" w:rsidRDefault="002424E4" w:rsidP="001B1CB1">
      <w:pPr>
        <w:pStyle w:val="NormalWeb"/>
        <w:spacing w:before="0" w:beforeAutospacing="0" w:after="0" w:afterAutospacing="0"/>
        <w:rPr>
          <w:rFonts w:asciiTheme="minorHAnsi" w:hAnsiTheme="minorHAnsi"/>
          <w:b/>
          <w:bCs/>
          <w:color w:val="000000"/>
          <w:sz w:val="36"/>
          <w:szCs w:val="36"/>
        </w:rPr>
      </w:pPr>
      <w:r w:rsidRPr="002424E4">
        <w:rPr>
          <w:rFonts w:asciiTheme="minorHAnsi" w:hAnsiTheme="minorHAnsi"/>
          <w:b/>
          <w:bCs/>
          <w:noProof/>
          <w:color w:val="000000"/>
          <w:sz w:val="36"/>
          <w:szCs w:val="36"/>
        </w:rPr>
        <w:lastRenderedPageBreak/>
        <w:drawing>
          <wp:inline distT="0" distB="0" distL="0" distR="0" wp14:anchorId="11D57E8B" wp14:editId="05C92919">
            <wp:extent cx="5731510" cy="42291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229100"/>
                    </a:xfrm>
                    <a:prstGeom prst="rect">
                      <a:avLst/>
                    </a:prstGeom>
                  </pic:spPr>
                </pic:pic>
              </a:graphicData>
            </a:graphic>
          </wp:inline>
        </w:drawing>
      </w:r>
    </w:p>
    <w:p w14:paraId="5A982A03" w14:textId="54747AC1" w:rsidR="002424E4" w:rsidRDefault="002424E4" w:rsidP="001B1CB1">
      <w:pPr>
        <w:pStyle w:val="NormalWeb"/>
        <w:spacing w:before="0" w:beforeAutospacing="0" w:after="0" w:afterAutospacing="0"/>
        <w:rPr>
          <w:rFonts w:asciiTheme="minorHAnsi" w:hAnsiTheme="minorHAnsi"/>
          <w:color w:val="000000"/>
          <w:sz w:val="32"/>
          <w:szCs w:val="32"/>
          <w:shd w:val="clear" w:color="auto" w:fill="FFFFFF"/>
        </w:rPr>
      </w:pPr>
      <w:r w:rsidRPr="002424E4">
        <w:rPr>
          <w:rFonts w:asciiTheme="minorHAnsi" w:hAnsiTheme="minorHAnsi"/>
          <w:color w:val="000000"/>
          <w:sz w:val="32"/>
          <w:szCs w:val="32"/>
          <w:shd w:val="clear" w:color="auto" w:fill="FFFFFF"/>
        </w:rPr>
        <w:t>Out of all the Algorithms we tried</w:t>
      </w:r>
      <w:r>
        <w:rPr>
          <w:rFonts w:asciiTheme="minorHAnsi" w:hAnsiTheme="minorHAnsi"/>
          <w:color w:val="000000"/>
          <w:sz w:val="32"/>
          <w:szCs w:val="32"/>
          <w:shd w:val="clear" w:color="auto" w:fill="FFFFFF"/>
        </w:rPr>
        <w:t>,</w:t>
      </w:r>
      <w:r w:rsidRPr="002424E4">
        <w:rPr>
          <w:rFonts w:asciiTheme="minorHAnsi" w:hAnsiTheme="minorHAnsi"/>
          <w:color w:val="000000"/>
          <w:sz w:val="32"/>
          <w:szCs w:val="32"/>
          <w:shd w:val="clear" w:color="auto" w:fill="FFFFFF"/>
        </w:rPr>
        <w:t> </w:t>
      </w:r>
      <w:r w:rsidRPr="002424E4">
        <w:rPr>
          <w:rStyle w:val="Strong"/>
          <w:rFonts w:asciiTheme="minorHAnsi" w:hAnsiTheme="minorHAnsi"/>
          <w:color w:val="000000"/>
          <w:sz w:val="32"/>
          <w:szCs w:val="32"/>
          <w:shd w:val="clear" w:color="auto" w:fill="FFFFFF"/>
        </w:rPr>
        <w:t>Decision Tree Classifiers</w:t>
      </w:r>
      <w:r w:rsidRPr="002424E4">
        <w:rPr>
          <w:rFonts w:asciiTheme="minorHAnsi" w:hAnsiTheme="minorHAnsi"/>
          <w:color w:val="000000"/>
          <w:sz w:val="32"/>
          <w:szCs w:val="32"/>
          <w:shd w:val="clear" w:color="auto" w:fill="FFFFFF"/>
        </w:rPr>
        <w:t> gives us an Accuracy of </w:t>
      </w:r>
      <w:r w:rsidRPr="002424E4">
        <w:rPr>
          <w:rStyle w:val="Strong"/>
          <w:rFonts w:asciiTheme="minorHAnsi" w:hAnsiTheme="minorHAnsi"/>
          <w:color w:val="000000"/>
          <w:sz w:val="32"/>
          <w:szCs w:val="32"/>
          <w:shd w:val="clear" w:color="auto" w:fill="FFFFFF"/>
        </w:rPr>
        <w:t>90.69%</w:t>
      </w:r>
      <w:r w:rsidRPr="002424E4">
        <w:rPr>
          <w:rFonts w:asciiTheme="minorHAnsi" w:hAnsiTheme="minorHAnsi"/>
          <w:color w:val="000000"/>
          <w:sz w:val="32"/>
          <w:szCs w:val="32"/>
          <w:shd w:val="clear" w:color="auto" w:fill="FFFFFF"/>
        </w:rPr>
        <w:t> with a difference of around </w:t>
      </w:r>
      <w:r w:rsidRPr="002424E4">
        <w:rPr>
          <w:rStyle w:val="Strong"/>
          <w:rFonts w:asciiTheme="minorHAnsi" w:hAnsiTheme="minorHAnsi"/>
          <w:color w:val="000000"/>
          <w:sz w:val="32"/>
          <w:szCs w:val="32"/>
          <w:shd w:val="clear" w:color="auto" w:fill="FFFFFF"/>
        </w:rPr>
        <w:t>10%</w:t>
      </w:r>
      <w:r w:rsidRPr="002424E4">
        <w:rPr>
          <w:rFonts w:asciiTheme="minorHAnsi" w:hAnsiTheme="minorHAnsi"/>
          <w:color w:val="000000"/>
          <w:sz w:val="32"/>
          <w:szCs w:val="32"/>
          <w:shd w:val="clear" w:color="auto" w:fill="FFFFFF"/>
        </w:rPr>
        <w:t xml:space="preserve"> with the </w:t>
      </w:r>
      <w:proofErr w:type="spellStart"/>
      <w:r w:rsidRPr="002424E4">
        <w:rPr>
          <w:rFonts w:asciiTheme="minorHAnsi" w:hAnsiTheme="minorHAnsi"/>
          <w:color w:val="000000"/>
          <w:sz w:val="32"/>
          <w:szCs w:val="32"/>
          <w:shd w:val="clear" w:color="auto" w:fill="FFFFFF"/>
        </w:rPr>
        <w:t>crossvalidation</w:t>
      </w:r>
      <w:proofErr w:type="spellEnd"/>
      <w:r w:rsidRPr="002424E4">
        <w:rPr>
          <w:rFonts w:asciiTheme="minorHAnsi" w:hAnsiTheme="minorHAnsi"/>
          <w:color w:val="000000"/>
          <w:sz w:val="32"/>
          <w:szCs w:val="32"/>
          <w:shd w:val="clear" w:color="auto" w:fill="FFFFFF"/>
        </w:rPr>
        <w:t xml:space="preserve"> accuracy.</w:t>
      </w:r>
      <w:r>
        <w:rPr>
          <w:rFonts w:asciiTheme="minorHAnsi" w:hAnsiTheme="minorHAnsi"/>
          <w:color w:val="000000"/>
          <w:sz w:val="32"/>
          <w:szCs w:val="32"/>
          <w:shd w:val="clear" w:color="auto" w:fill="FFFFFF"/>
        </w:rPr>
        <w:t xml:space="preserve"> We will choose this classifier and to improve the accuracy we will perform Hyper Parameter Tuning.</w:t>
      </w:r>
    </w:p>
    <w:p w14:paraId="139611D0" w14:textId="77777777" w:rsidR="002424E4" w:rsidRDefault="002424E4" w:rsidP="001B1CB1">
      <w:pPr>
        <w:pStyle w:val="NormalWeb"/>
        <w:spacing w:before="0" w:beforeAutospacing="0" w:after="0" w:afterAutospacing="0"/>
        <w:rPr>
          <w:rFonts w:asciiTheme="minorHAnsi" w:hAnsiTheme="minorHAnsi"/>
          <w:color w:val="000000"/>
          <w:sz w:val="32"/>
          <w:szCs w:val="32"/>
          <w:shd w:val="clear" w:color="auto" w:fill="FFFFFF"/>
        </w:rPr>
      </w:pPr>
    </w:p>
    <w:p w14:paraId="7D92A607" w14:textId="7F3607EA" w:rsidR="002424E4" w:rsidRDefault="002424E4" w:rsidP="001B1CB1">
      <w:pPr>
        <w:pStyle w:val="NormalWeb"/>
        <w:spacing w:before="0" w:beforeAutospacing="0" w:after="0" w:afterAutospacing="0"/>
        <w:rPr>
          <w:rFonts w:asciiTheme="minorHAnsi" w:hAnsiTheme="minorHAnsi"/>
          <w:b/>
          <w:bCs/>
          <w:color w:val="000000"/>
          <w:sz w:val="36"/>
          <w:szCs w:val="36"/>
          <w:shd w:val="clear" w:color="auto" w:fill="FFFFFF"/>
        </w:rPr>
      </w:pPr>
      <w:r>
        <w:rPr>
          <w:rFonts w:asciiTheme="minorHAnsi" w:hAnsiTheme="minorHAnsi"/>
          <w:b/>
          <w:bCs/>
          <w:color w:val="000000"/>
          <w:sz w:val="36"/>
          <w:szCs w:val="36"/>
          <w:shd w:val="clear" w:color="auto" w:fill="FFFFFF"/>
        </w:rPr>
        <w:t>Hyperparameter Tuning</w:t>
      </w:r>
    </w:p>
    <w:p w14:paraId="6B7201E0" w14:textId="5BF6992F" w:rsidR="002424E4" w:rsidRDefault="002424E4" w:rsidP="001B1CB1">
      <w:pPr>
        <w:pStyle w:val="NormalWeb"/>
        <w:spacing w:before="0" w:beforeAutospacing="0" w:after="0" w:afterAutospacing="0"/>
        <w:rPr>
          <w:rFonts w:asciiTheme="minorHAnsi" w:hAnsiTheme="minorHAnsi"/>
          <w:color w:val="000000"/>
          <w:sz w:val="32"/>
          <w:szCs w:val="32"/>
          <w:shd w:val="clear" w:color="auto" w:fill="FFFFFF"/>
        </w:rPr>
      </w:pPr>
      <w:r>
        <w:rPr>
          <w:rFonts w:asciiTheme="minorHAnsi" w:hAnsiTheme="minorHAnsi"/>
          <w:color w:val="000000"/>
          <w:sz w:val="32"/>
          <w:szCs w:val="32"/>
          <w:shd w:val="clear" w:color="auto" w:fill="FFFFFF"/>
        </w:rPr>
        <w:t xml:space="preserve">To do this we will need to import </w:t>
      </w:r>
      <w:proofErr w:type="spellStart"/>
      <w:r>
        <w:rPr>
          <w:rFonts w:asciiTheme="minorHAnsi" w:hAnsiTheme="minorHAnsi"/>
          <w:color w:val="000000"/>
          <w:sz w:val="32"/>
          <w:szCs w:val="32"/>
          <w:shd w:val="clear" w:color="auto" w:fill="FFFFFF"/>
        </w:rPr>
        <w:t>gridsearchcv</w:t>
      </w:r>
      <w:proofErr w:type="spellEnd"/>
      <w:r>
        <w:rPr>
          <w:rFonts w:asciiTheme="minorHAnsi" w:hAnsiTheme="minorHAnsi"/>
          <w:color w:val="000000"/>
          <w:sz w:val="32"/>
          <w:szCs w:val="32"/>
          <w:shd w:val="clear" w:color="auto" w:fill="FFFFFF"/>
        </w:rPr>
        <w:t xml:space="preserve"> to perform hyperparameter tuning. To know more</w:t>
      </w:r>
      <w:r w:rsidR="00EA06AD">
        <w:rPr>
          <w:rFonts w:asciiTheme="minorHAnsi" w:hAnsiTheme="minorHAnsi"/>
          <w:color w:val="000000"/>
          <w:sz w:val="32"/>
          <w:szCs w:val="32"/>
          <w:shd w:val="clear" w:color="auto" w:fill="FFFFFF"/>
        </w:rPr>
        <w:t xml:space="preserve"> please visit</w:t>
      </w:r>
      <w:r>
        <w:rPr>
          <w:rFonts w:asciiTheme="minorHAnsi" w:hAnsiTheme="minorHAnsi"/>
          <w:color w:val="000000"/>
          <w:sz w:val="32"/>
          <w:szCs w:val="32"/>
          <w:shd w:val="clear" w:color="auto" w:fill="FFFFFF"/>
        </w:rPr>
        <w:t>:</w:t>
      </w:r>
    </w:p>
    <w:p w14:paraId="197188C1" w14:textId="3CE14D07" w:rsidR="00EA06AD" w:rsidRDefault="00581F04" w:rsidP="001B1CB1">
      <w:pPr>
        <w:pStyle w:val="NormalWeb"/>
        <w:spacing w:before="0" w:beforeAutospacing="0" w:after="0" w:afterAutospacing="0"/>
        <w:rPr>
          <w:rFonts w:asciiTheme="minorHAnsi" w:hAnsiTheme="minorHAnsi"/>
          <w:color w:val="000000"/>
          <w:sz w:val="32"/>
          <w:szCs w:val="32"/>
          <w:shd w:val="clear" w:color="auto" w:fill="FFFFFF"/>
        </w:rPr>
      </w:pPr>
      <w:hyperlink r:id="rId30" w:history="1">
        <w:r w:rsidR="00EA06AD" w:rsidRPr="00836718">
          <w:rPr>
            <w:rStyle w:val="Hyperlink"/>
            <w:rFonts w:asciiTheme="minorHAnsi" w:hAnsiTheme="minorHAnsi"/>
            <w:sz w:val="32"/>
            <w:szCs w:val="32"/>
            <w:shd w:val="clear" w:color="auto" w:fill="FFFFFF"/>
          </w:rPr>
          <w:t>https://scikit-learn.org/stable/modules/generated/sklearn.model_selection.GridSearchCV.html</w:t>
        </w:r>
      </w:hyperlink>
    </w:p>
    <w:p w14:paraId="4F1CDFF5" w14:textId="77777777" w:rsidR="00EA06AD" w:rsidRDefault="00EA06AD" w:rsidP="001B1CB1">
      <w:pPr>
        <w:pStyle w:val="NormalWeb"/>
        <w:spacing w:before="0" w:beforeAutospacing="0" w:after="0" w:afterAutospacing="0"/>
        <w:rPr>
          <w:rFonts w:asciiTheme="minorHAnsi" w:hAnsiTheme="minorHAnsi"/>
          <w:color w:val="000000"/>
          <w:sz w:val="32"/>
          <w:szCs w:val="32"/>
          <w:shd w:val="clear" w:color="auto" w:fill="FFFFFF"/>
        </w:rPr>
      </w:pPr>
    </w:p>
    <w:p w14:paraId="43A59667" w14:textId="2A6E3DAF" w:rsidR="002424E4" w:rsidRDefault="00EA06AD" w:rsidP="001B1CB1">
      <w:pPr>
        <w:pStyle w:val="NormalWeb"/>
        <w:spacing w:before="0" w:beforeAutospacing="0" w:after="0" w:afterAutospacing="0"/>
        <w:rPr>
          <w:rFonts w:asciiTheme="minorHAnsi" w:hAnsiTheme="minorHAnsi"/>
          <w:color w:val="000000"/>
          <w:sz w:val="32"/>
          <w:szCs w:val="32"/>
          <w:shd w:val="clear" w:color="auto" w:fill="FFFFFF"/>
        </w:rPr>
      </w:pPr>
      <w:r w:rsidRPr="00EA06AD">
        <w:rPr>
          <w:rFonts w:asciiTheme="minorHAnsi" w:hAnsiTheme="minorHAnsi"/>
          <w:noProof/>
          <w:color w:val="000000"/>
          <w:sz w:val="32"/>
          <w:szCs w:val="32"/>
          <w:shd w:val="clear" w:color="auto" w:fill="FFFFFF"/>
        </w:rPr>
        <w:drawing>
          <wp:inline distT="0" distB="0" distL="0" distR="0" wp14:anchorId="7EB867AA" wp14:editId="036DE81C">
            <wp:extent cx="5077534" cy="50489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534" cy="504895"/>
                    </a:xfrm>
                    <a:prstGeom prst="rect">
                      <a:avLst/>
                    </a:prstGeom>
                  </pic:spPr>
                </pic:pic>
              </a:graphicData>
            </a:graphic>
          </wp:inline>
        </w:drawing>
      </w:r>
    </w:p>
    <w:p w14:paraId="62412F4D" w14:textId="4F6D7279" w:rsidR="00EA06AD" w:rsidRDefault="00EA06AD" w:rsidP="001B1CB1">
      <w:pPr>
        <w:pStyle w:val="NormalWeb"/>
        <w:spacing w:before="0" w:beforeAutospacing="0" w:after="0" w:afterAutospacing="0"/>
        <w:rPr>
          <w:rFonts w:asciiTheme="minorHAnsi" w:hAnsiTheme="minorHAnsi"/>
          <w:color w:val="000000"/>
          <w:sz w:val="32"/>
          <w:szCs w:val="32"/>
          <w:shd w:val="clear" w:color="auto" w:fill="FFFFFF"/>
        </w:rPr>
      </w:pPr>
      <w:r w:rsidRPr="00EA06AD">
        <w:rPr>
          <w:rFonts w:asciiTheme="minorHAnsi" w:hAnsiTheme="minorHAnsi"/>
          <w:noProof/>
          <w:color w:val="000000"/>
          <w:sz w:val="32"/>
          <w:szCs w:val="32"/>
          <w:shd w:val="clear" w:color="auto" w:fill="FFFFFF"/>
        </w:rPr>
        <w:lastRenderedPageBreak/>
        <w:drawing>
          <wp:inline distT="0" distB="0" distL="0" distR="0" wp14:anchorId="24A0A8C6" wp14:editId="060380B6">
            <wp:extent cx="5731510" cy="21494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49475"/>
                    </a:xfrm>
                    <a:prstGeom prst="rect">
                      <a:avLst/>
                    </a:prstGeom>
                  </pic:spPr>
                </pic:pic>
              </a:graphicData>
            </a:graphic>
          </wp:inline>
        </w:drawing>
      </w:r>
    </w:p>
    <w:p w14:paraId="34CD7A2D" w14:textId="5CE7E9C2" w:rsidR="00EA06AD" w:rsidRDefault="00EA06AD" w:rsidP="001B1CB1">
      <w:pPr>
        <w:pStyle w:val="NormalWeb"/>
        <w:spacing w:before="0" w:beforeAutospacing="0" w:after="0" w:afterAutospacing="0"/>
        <w:rPr>
          <w:rFonts w:asciiTheme="minorHAnsi" w:hAnsiTheme="minorHAnsi"/>
          <w:color w:val="000000"/>
          <w:sz w:val="32"/>
          <w:szCs w:val="32"/>
          <w:shd w:val="clear" w:color="auto" w:fill="FFFFFF"/>
        </w:rPr>
      </w:pPr>
      <w:r>
        <w:rPr>
          <w:rFonts w:asciiTheme="minorHAnsi" w:hAnsiTheme="minorHAnsi"/>
          <w:color w:val="000000"/>
          <w:sz w:val="32"/>
          <w:szCs w:val="32"/>
          <w:shd w:val="clear" w:color="auto" w:fill="FFFFFF"/>
        </w:rPr>
        <w:t xml:space="preserve">We give in parameters for the Decision Tree Classifier and fit </w:t>
      </w:r>
      <w:proofErr w:type="spellStart"/>
      <w:r>
        <w:rPr>
          <w:rFonts w:asciiTheme="minorHAnsi" w:hAnsiTheme="minorHAnsi"/>
          <w:color w:val="000000"/>
          <w:sz w:val="32"/>
          <w:szCs w:val="32"/>
          <w:shd w:val="clear" w:color="auto" w:fill="FFFFFF"/>
        </w:rPr>
        <w:t>GridSearchCv</w:t>
      </w:r>
      <w:proofErr w:type="spellEnd"/>
      <w:r>
        <w:rPr>
          <w:rFonts w:asciiTheme="minorHAnsi" w:hAnsiTheme="minorHAnsi"/>
          <w:color w:val="000000"/>
          <w:sz w:val="32"/>
          <w:szCs w:val="32"/>
          <w:shd w:val="clear" w:color="auto" w:fill="FFFFFF"/>
        </w:rPr>
        <w:t xml:space="preserve"> and retrieve the best parameters for the classifier. Using the output classifier parameters, we will build our final model.</w:t>
      </w:r>
    </w:p>
    <w:p w14:paraId="47FFB1FC" w14:textId="375BE9B6" w:rsidR="00EA06AD" w:rsidRDefault="00EA06AD" w:rsidP="001B1CB1">
      <w:pPr>
        <w:pStyle w:val="NormalWeb"/>
        <w:spacing w:before="0" w:beforeAutospacing="0" w:after="0" w:afterAutospacing="0"/>
        <w:rPr>
          <w:rFonts w:asciiTheme="minorHAnsi" w:hAnsiTheme="minorHAnsi"/>
          <w:color w:val="000000"/>
          <w:sz w:val="32"/>
          <w:szCs w:val="32"/>
          <w:shd w:val="clear" w:color="auto" w:fill="FFFFFF"/>
        </w:rPr>
      </w:pPr>
    </w:p>
    <w:p w14:paraId="5C21CACD" w14:textId="15F01431" w:rsidR="00EA06AD" w:rsidRPr="00EA06AD" w:rsidRDefault="00EA06AD" w:rsidP="001B1CB1">
      <w:pPr>
        <w:pStyle w:val="NormalWeb"/>
        <w:spacing w:before="0" w:beforeAutospacing="0" w:after="0" w:afterAutospacing="0"/>
        <w:rPr>
          <w:rFonts w:asciiTheme="minorHAnsi" w:hAnsiTheme="minorHAnsi"/>
          <w:b/>
          <w:bCs/>
          <w:color w:val="000000"/>
          <w:sz w:val="36"/>
          <w:szCs w:val="36"/>
          <w:shd w:val="clear" w:color="auto" w:fill="FFFFFF"/>
        </w:rPr>
      </w:pPr>
      <w:r>
        <w:rPr>
          <w:rFonts w:asciiTheme="minorHAnsi" w:hAnsiTheme="minorHAnsi"/>
          <w:b/>
          <w:bCs/>
          <w:color w:val="000000"/>
          <w:sz w:val="36"/>
          <w:szCs w:val="36"/>
          <w:shd w:val="clear" w:color="auto" w:fill="FFFFFF"/>
        </w:rPr>
        <w:t>Model</w:t>
      </w:r>
    </w:p>
    <w:p w14:paraId="61060B47" w14:textId="3FEB7F08" w:rsidR="00EA06AD" w:rsidRDefault="00EA06AD" w:rsidP="001B1CB1">
      <w:pPr>
        <w:pStyle w:val="NormalWeb"/>
        <w:spacing w:before="0" w:beforeAutospacing="0" w:after="0" w:afterAutospacing="0"/>
        <w:rPr>
          <w:rFonts w:asciiTheme="minorHAnsi" w:hAnsiTheme="minorHAnsi"/>
          <w:color w:val="000000"/>
          <w:sz w:val="32"/>
          <w:szCs w:val="32"/>
          <w:shd w:val="clear" w:color="auto" w:fill="FFFFFF"/>
        </w:rPr>
      </w:pPr>
    </w:p>
    <w:p w14:paraId="48752063" w14:textId="3B78D666" w:rsidR="00EA06AD" w:rsidRDefault="00EA06AD" w:rsidP="001B1CB1">
      <w:pPr>
        <w:pStyle w:val="NormalWeb"/>
        <w:spacing w:before="0" w:beforeAutospacing="0" w:after="0" w:afterAutospacing="0"/>
        <w:rPr>
          <w:rFonts w:asciiTheme="minorHAnsi" w:hAnsiTheme="minorHAnsi"/>
          <w:color w:val="000000"/>
          <w:sz w:val="32"/>
          <w:szCs w:val="32"/>
          <w:shd w:val="clear" w:color="auto" w:fill="FFFFFF"/>
        </w:rPr>
      </w:pPr>
      <w:r w:rsidRPr="00EA06AD">
        <w:rPr>
          <w:rFonts w:asciiTheme="minorHAnsi" w:hAnsiTheme="minorHAnsi"/>
          <w:noProof/>
          <w:color w:val="000000"/>
          <w:sz w:val="32"/>
          <w:szCs w:val="32"/>
          <w:shd w:val="clear" w:color="auto" w:fill="FFFFFF"/>
        </w:rPr>
        <w:drawing>
          <wp:inline distT="0" distB="0" distL="0" distR="0" wp14:anchorId="66B50D22" wp14:editId="11A3296C">
            <wp:extent cx="5731510" cy="9804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80440"/>
                    </a:xfrm>
                    <a:prstGeom prst="rect">
                      <a:avLst/>
                    </a:prstGeom>
                  </pic:spPr>
                </pic:pic>
              </a:graphicData>
            </a:graphic>
          </wp:inline>
        </w:drawing>
      </w:r>
    </w:p>
    <w:p w14:paraId="25C5C971" w14:textId="203C7709" w:rsidR="00EA06AD" w:rsidRDefault="00EA06AD" w:rsidP="001B1CB1">
      <w:pPr>
        <w:pStyle w:val="NormalWeb"/>
        <w:spacing w:before="0" w:beforeAutospacing="0" w:after="0" w:afterAutospacing="0"/>
        <w:rPr>
          <w:rFonts w:asciiTheme="minorHAnsi" w:hAnsiTheme="minorHAnsi"/>
          <w:color w:val="000000"/>
          <w:sz w:val="32"/>
          <w:szCs w:val="32"/>
          <w:shd w:val="clear" w:color="auto" w:fill="FFFFFF"/>
        </w:rPr>
      </w:pPr>
      <w:r>
        <w:rPr>
          <w:rFonts w:asciiTheme="minorHAnsi" w:hAnsiTheme="minorHAnsi"/>
          <w:color w:val="000000"/>
          <w:sz w:val="32"/>
          <w:szCs w:val="32"/>
          <w:shd w:val="clear" w:color="auto" w:fill="FFFFFF"/>
        </w:rPr>
        <w:t>We have now created our final model and we can save this file for submission or to classify the mushrooms.</w:t>
      </w:r>
      <w:r w:rsidR="000453F9">
        <w:rPr>
          <w:rFonts w:asciiTheme="minorHAnsi" w:hAnsiTheme="minorHAnsi"/>
          <w:color w:val="000000"/>
          <w:sz w:val="32"/>
          <w:szCs w:val="32"/>
          <w:shd w:val="clear" w:color="auto" w:fill="FFFFFF"/>
        </w:rPr>
        <w:t xml:space="preserve"> </w:t>
      </w:r>
      <w:bookmarkStart w:id="1" w:name="_Hlk73793172"/>
      <w:r w:rsidR="000453F9">
        <w:rPr>
          <w:rFonts w:asciiTheme="minorHAnsi" w:hAnsiTheme="minorHAnsi"/>
          <w:color w:val="000000"/>
          <w:sz w:val="32"/>
          <w:szCs w:val="32"/>
          <w:shd w:val="clear" w:color="auto" w:fill="FFFFFF"/>
        </w:rPr>
        <w:t xml:space="preserve">We can use </w:t>
      </w:r>
      <w:proofErr w:type="spellStart"/>
      <w:r w:rsidR="000453F9">
        <w:rPr>
          <w:rFonts w:asciiTheme="minorHAnsi" w:hAnsiTheme="minorHAnsi"/>
          <w:color w:val="000000"/>
          <w:sz w:val="32"/>
          <w:szCs w:val="32"/>
          <w:shd w:val="clear" w:color="auto" w:fill="FFFFFF"/>
        </w:rPr>
        <w:t>joblib</w:t>
      </w:r>
      <w:proofErr w:type="spellEnd"/>
      <w:r w:rsidR="000453F9">
        <w:rPr>
          <w:rFonts w:asciiTheme="minorHAnsi" w:hAnsiTheme="minorHAnsi"/>
          <w:color w:val="000000"/>
          <w:sz w:val="32"/>
          <w:szCs w:val="32"/>
          <w:shd w:val="clear" w:color="auto" w:fill="FFFFFF"/>
        </w:rPr>
        <w:t xml:space="preserve"> </w:t>
      </w:r>
      <w:bookmarkEnd w:id="1"/>
      <w:r w:rsidR="000453F9">
        <w:rPr>
          <w:rFonts w:asciiTheme="minorHAnsi" w:hAnsiTheme="minorHAnsi"/>
          <w:color w:val="000000"/>
          <w:sz w:val="32"/>
          <w:szCs w:val="32"/>
          <w:shd w:val="clear" w:color="auto" w:fill="FFFFFF"/>
        </w:rPr>
        <w:t>to do that.</w:t>
      </w:r>
    </w:p>
    <w:p w14:paraId="4D549D83" w14:textId="422B96A3" w:rsidR="00EA06AD" w:rsidRDefault="00EA06AD" w:rsidP="001B1CB1">
      <w:pPr>
        <w:pStyle w:val="NormalWeb"/>
        <w:spacing w:before="0" w:beforeAutospacing="0" w:after="0" w:afterAutospacing="0"/>
        <w:rPr>
          <w:rFonts w:asciiTheme="minorHAnsi" w:hAnsiTheme="minorHAnsi"/>
          <w:color w:val="000000"/>
          <w:sz w:val="32"/>
          <w:szCs w:val="32"/>
          <w:shd w:val="clear" w:color="auto" w:fill="FFFFFF"/>
        </w:rPr>
      </w:pPr>
    </w:p>
    <w:p w14:paraId="1D3EC236" w14:textId="0526FD58" w:rsidR="00EA06AD" w:rsidRDefault="00EA06AD" w:rsidP="001B1CB1">
      <w:pPr>
        <w:pStyle w:val="NormalWeb"/>
        <w:spacing w:before="0" w:beforeAutospacing="0" w:after="0" w:afterAutospacing="0"/>
        <w:rPr>
          <w:rFonts w:asciiTheme="minorHAnsi" w:hAnsiTheme="minorHAnsi"/>
          <w:color w:val="000000"/>
          <w:sz w:val="32"/>
          <w:szCs w:val="32"/>
          <w:shd w:val="clear" w:color="auto" w:fill="FFFFFF"/>
        </w:rPr>
      </w:pPr>
      <w:r w:rsidRPr="00EA06AD">
        <w:rPr>
          <w:rFonts w:asciiTheme="minorHAnsi" w:hAnsiTheme="minorHAnsi"/>
          <w:noProof/>
          <w:color w:val="000000"/>
          <w:sz w:val="32"/>
          <w:szCs w:val="32"/>
          <w:shd w:val="clear" w:color="auto" w:fill="FFFFFF"/>
        </w:rPr>
        <w:drawing>
          <wp:inline distT="0" distB="0" distL="0" distR="0" wp14:anchorId="483E8272" wp14:editId="7C9BBBE6">
            <wp:extent cx="2987040" cy="1021882"/>
            <wp:effectExtent l="0" t="0" r="381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3187" cy="1027406"/>
                    </a:xfrm>
                    <a:prstGeom prst="rect">
                      <a:avLst/>
                    </a:prstGeom>
                  </pic:spPr>
                </pic:pic>
              </a:graphicData>
            </a:graphic>
          </wp:inline>
        </w:drawing>
      </w:r>
    </w:p>
    <w:p w14:paraId="43D1C7E0" w14:textId="77777777" w:rsidR="00AC78F3" w:rsidRDefault="00AC78F3" w:rsidP="001B1CB1">
      <w:pPr>
        <w:pStyle w:val="NormalWeb"/>
        <w:spacing w:before="0" w:beforeAutospacing="0" w:after="0" w:afterAutospacing="0"/>
        <w:rPr>
          <w:rFonts w:asciiTheme="minorHAnsi" w:hAnsiTheme="minorHAnsi"/>
          <w:color w:val="000000"/>
          <w:sz w:val="32"/>
          <w:szCs w:val="32"/>
          <w:shd w:val="clear" w:color="auto" w:fill="FFFFFF"/>
        </w:rPr>
      </w:pPr>
    </w:p>
    <w:p w14:paraId="57CF1B9B" w14:textId="08EBB18C" w:rsidR="00EA06AD" w:rsidRDefault="00AC78F3" w:rsidP="001B1CB1">
      <w:pPr>
        <w:pStyle w:val="NormalWeb"/>
        <w:spacing w:before="0" w:beforeAutospacing="0" w:after="0" w:afterAutospacing="0"/>
        <w:rPr>
          <w:rFonts w:asciiTheme="minorHAnsi" w:hAnsiTheme="minorHAnsi" w:cs="Arial"/>
          <w:b/>
          <w:bCs/>
          <w:color w:val="222222"/>
          <w:sz w:val="40"/>
          <w:szCs w:val="40"/>
          <w:shd w:val="clear" w:color="auto" w:fill="FFFFFF"/>
        </w:rPr>
      </w:pPr>
      <w:r>
        <w:rPr>
          <w:rFonts w:asciiTheme="minorHAnsi" w:hAnsiTheme="minorHAnsi" w:cs="Arial"/>
          <w:b/>
          <w:bCs/>
          <w:color w:val="222222"/>
          <w:sz w:val="40"/>
          <w:szCs w:val="40"/>
          <w:shd w:val="clear" w:color="auto" w:fill="FFFFFF"/>
        </w:rPr>
        <w:t>CONCLU</w:t>
      </w:r>
      <w:r w:rsidR="00581F04">
        <w:rPr>
          <w:rFonts w:asciiTheme="minorHAnsi" w:hAnsiTheme="minorHAnsi" w:cs="Arial"/>
          <w:b/>
          <w:bCs/>
          <w:color w:val="222222"/>
          <w:sz w:val="40"/>
          <w:szCs w:val="40"/>
          <w:shd w:val="clear" w:color="auto" w:fill="FFFFFF"/>
        </w:rPr>
        <w:t>SION</w:t>
      </w:r>
    </w:p>
    <w:p w14:paraId="60AAE9CD" w14:textId="590B00B5" w:rsidR="00AC78F3" w:rsidRDefault="002E15EC" w:rsidP="001B1CB1">
      <w:pPr>
        <w:pStyle w:val="NormalWeb"/>
        <w:spacing w:before="0" w:beforeAutospacing="0" w:after="0" w:afterAutospacing="0"/>
        <w:rPr>
          <w:rFonts w:asciiTheme="minorHAnsi" w:hAnsiTheme="minorHAnsi"/>
          <w:color w:val="000000"/>
          <w:sz w:val="32"/>
          <w:szCs w:val="32"/>
          <w:shd w:val="clear" w:color="auto" w:fill="FFFFFF"/>
        </w:rPr>
      </w:pPr>
      <w:r>
        <w:rPr>
          <w:rFonts w:asciiTheme="minorHAnsi" w:hAnsiTheme="minorHAnsi"/>
          <w:color w:val="000000"/>
          <w:sz w:val="32"/>
          <w:szCs w:val="32"/>
          <w:shd w:val="clear" w:color="auto" w:fill="FFFFFF"/>
        </w:rPr>
        <w:t xml:space="preserve">We can conclude that veil-type has no importance in </w:t>
      </w:r>
      <w:r w:rsidR="00A70EBA">
        <w:rPr>
          <w:rFonts w:asciiTheme="minorHAnsi" w:hAnsiTheme="minorHAnsi"/>
          <w:color w:val="000000"/>
          <w:sz w:val="32"/>
          <w:szCs w:val="32"/>
          <w:shd w:val="clear" w:color="auto" w:fill="FFFFFF"/>
        </w:rPr>
        <w:t>our problem</w:t>
      </w:r>
      <w:r>
        <w:rPr>
          <w:rFonts w:asciiTheme="minorHAnsi" w:hAnsiTheme="minorHAnsi"/>
          <w:color w:val="000000"/>
          <w:sz w:val="32"/>
          <w:szCs w:val="32"/>
          <w:shd w:val="clear" w:color="auto" w:fill="FFFFFF"/>
        </w:rPr>
        <w:t xml:space="preserve">. All the </w:t>
      </w:r>
      <w:r w:rsidR="00A70EBA">
        <w:rPr>
          <w:rFonts w:asciiTheme="minorHAnsi" w:hAnsiTheme="minorHAnsi"/>
          <w:color w:val="000000"/>
          <w:sz w:val="32"/>
          <w:szCs w:val="32"/>
          <w:shd w:val="clear" w:color="auto" w:fill="FFFFFF"/>
        </w:rPr>
        <w:t>features are important and by using Tree Algorithm we can easily create a model which can accurately classify the mushrooms.</w:t>
      </w:r>
    </w:p>
    <w:p w14:paraId="1627170B" w14:textId="0C70B6EE" w:rsidR="00A70EBA" w:rsidRPr="00A70EBA" w:rsidRDefault="00A70EBA" w:rsidP="001B1CB1">
      <w:pPr>
        <w:pStyle w:val="NormalWeb"/>
        <w:spacing w:before="0" w:beforeAutospacing="0" w:after="0" w:afterAutospacing="0"/>
        <w:rPr>
          <w:rFonts w:asciiTheme="minorHAnsi" w:hAnsiTheme="minorHAnsi"/>
          <w:color w:val="000000"/>
          <w:sz w:val="32"/>
          <w:szCs w:val="32"/>
          <w:shd w:val="clear" w:color="auto" w:fill="FFFFFF"/>
        </w:rPr>
      </w:pPr>
      <w:r w:rsidRPr="00A70EBA">
        <w:rPr>
          <w:rFonts w:asciiTheme="minorHAnsi" w:hAnsiTheme="minorHAnsi"/>
          <w:color w:val="292929"/>
          <w:spacing w:val="-1"/>
          <w:sz w:val="32"/>
          <w:szCs w:val="32"/>
          <w:shd w:val="clear" w:color="auto" w:fill="FFFFFF"/>
        </w:rPr>
        <w:t>I’m amazed by the simplicity and low bar of technical knowledge that is required to get a functioning</w:t>
      </w:r>
      <w:r>
        <w:rPr>
          <w:rFonts w:asciiTheme="minorHAnsi" w:hAnsiTheme="minorHAnsi"/>
          <w:color w:val="292929"/>
          <w:spacing w:val="-1"/>
          <w:sz w:val="32"/>
          <w:szCs w:val="32"/>
          <w:shd w:val="clear" w:color="auto" w:fill="FFFFFF"/>
        </w:rPr>
        <w:t xml:space="preserve"> machine learning model. </w:t>
      </w:r>
      <w:r w:rsidR="000453F9">
        <w:rPr>
          <w:rFonts w:asciiTheme="minorHAnsi" w:hAnsiTheme="minorHAnsi"/>
          <w:color w:val="292929"/>
          <w:spacing w:val="-1"/>
          <w:sz w:val="32"/>
          <w:szCs w:val="32"/>
          <w:shd w:val="clear" w:color="auto" w:fill="FFFFFF"/>
        </w:rPr>
        <w:t xml:space="preserve">Machine </w:t>
      </w:r>
      <w:r w:rsidR="000453F9">
        <w:rPr>
          <w:rFonts w:asciiTheme="minorHAnsi" w:hAnsiTheme="minorHAnsi"/>
          <w:color w:val="292929"/>
          <w:spacing w:val="-1"/>
          <w:sz w:val="32"/>
          <w:szCs w:val="32"/>
          <w:shd w:val="clear" w:color="auto" w:fill="FFFFFF"/>
        </w:rPr>
        <w:lastRenderedPageBreak/>
        <w:t>learning will not only simply and ease our lives but also broaden our scope of understanding.</w:t>
      </w:r>
    </w:p>
    <w:sectPr w:rsidR="00A70EBA" w:rsidRPr="00A70E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20EDF"/>
    <w:multiLevelType w:val="hybridMultilevel"/>
    <w:tmpl w:val="03BA6B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61D1A1C"/>
    <w:multiLevelType w:val="hybridMultilevel"/>
    <w:tmpl w:val="1D78F4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7A355E"/>
    <w:multiLevelType w:val="hybridMultilevel"/>
    <w:tmpl w:val="2D102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7ED57B2"/>
    <w:multiLevelType w:val="hybridMultilevel"/>
    <w:tmpl w:val="1410F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116FCA"/>
    <w:multiLevelType w:val="hybridMultilevel"/>
    <w:tmpl w:val="04F0A7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3A614A"/>
    <w:multiLevelType w:val="hybridMultilevel"/>
    <w:tmpl w:val="3CA62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547C6A"/>
    <w:multiLevelType w:val="hybridMultilevel"/>
    <w:tmpl w:val="9CB8E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071D35"/>
    <w:multiLevelType w:val="hybridMultilevel"/>
    <w:tmpl w:val="4CF01990"/>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num w:numId="1">
    <w:abstractNumId w:val="2"/>
  </w:num>
  <w:num w:numId="2">
    <w:abstractNumId w:val="3"/>
  </w:num>
  <w:num w:numId="3">
    <w:abstractNumId w:val="6"/>
  </w:num>
  <w:num w:numId="4">
    <w:abstractNumId w:val="5"/>
  </w:num>
  <w:num w:numId="5">
    <w:abstractNumId w:val="7"/>
  </w:num>
  <w:num w:numId="6">
    <w:abstractNumId w:val="1"/>
  </w:num>
  <w:num w:numId="7">
    <w:abstractNumId w:val="4"/>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war Vinay Prasad">
    <w15:presenceInfo w15:providerId="Windows Live" w15:userId="50083375494b74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29E"/>
    <w:rsid w:val="00001E8E"/>
    <w:rsid w:val="00027463"/>
    <w:rsid w:val="000453F9"/>
    <w:rsid w:val="000D5063"/>
    <w:rsid w:val="00133C48"/>
    <w:rsid w:val="001B1CB1"/>
    <w:rsid w:val="001E728E"/>
    <w:rsid w:val="002424E4"/>
    <w:rsid w:val="002E15EC"/>
    <w:rsid w:val="0036081B"/>
    <w:rsid w:val="004A3BF0"/>
    <w:rsid w:val="00536B38"/>
    <w:rsid w:val="00581F04"/>
    <w:rsid w:val="005A3A27"/>
    <w:rsid w:val="006608DF"/>
    <w:rsid w:val="0073529E"/>
    <w:rsid w:val="007E648A"/>
    <w:rsid w:val="008317FF"/>
    <w:rsid w:val="00873566"/>
    <w:rsid w:val="009E53B7"/>
    <w:rsid w:val="00A70EBA"/>
    <w:rsid w:val="00AC78F3"/>
    <w:rsid w:val="00BA7AE6"/>
    <w:rsid w:val="00EA06AD"/>
    <w:rsid w:val="00EC330F"/>
    <w:rsid w:val="00ED0CBE"/>
    <w:rsid w:val="00FE3536"/>
    <w:rsid w:val="00FE6D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9829F"/>
  <w15:chartTrackingRefBased/>
  <w15:docId w15:val="{9FB5EDC7-0A62-4351-899A-F227E8DAC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7356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3566"/>
    <w:rPr>
      <w:rFonts w:ascii="Times New Roman" w:eastAsia="Times New Roman" w:hAnsi="Times New Roman" w:cs="Times New Roman"/>
      <w:b/>
      <w:bCs/>
      <w:sz w:val="36"/>
      <w:szCs w:val="36"/>
      <w:lang w:eastAsia="en-IN"/>
    </w:rPr>
  </w:style>
  <w:style w:type="character" w:customStyle="1" w:styleId="fl-heading-text">
    <w:name w:val="fl-heading-text"/>
    <w:basedOn w:val="DefaultParagraphFont"/>
    <w:rsid w:val="00873566"/>
  </w:style>
  <w:style w:type="paragraph" w:customStyle="1" w:styleId="ik">
    <w:name w:val="ik"/>
    <w:basedOn w:val="Normal"/>
    <w:rsid w:val="008317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317FF"/>
    <w:rPr>
      <w:b/>
      <w:bCs/>
    </w:rPr>
  </w:style>
  <w:style w:type="paragraph" w:styleId="ListParagraph">
    <w:name w:val="List Paragraph"/>
    <w:basedOn w:val="Normal"/>
    <w:uiPriority w:val="34"/>
    <w:qFormat/>
    <w:rsid w:val="001E728E"/>
    <w:pPr>
      <w:ind w:left="720"/>
      <w:contextualSpacing/>
    </w:pPr>
  </w:style>
  <w:style w:type="character" w:styleId="Hyperlink">
    <w:name w:val="Hyperlink"/>
    <w:basedOn w:val="DefaultParagraphFont"/>
    <w:uiPriority w:val="99"/>
    <w:unhideWhenUsed/>
    <w:rsid w:val="00EC330F"/>
    <w:rPr>
      <w:color w:val="0563C1" w:themeColor="hyperlink"/>
      <w:u w:val="single"/>
    </w:rPr>
  </w:style>
  <w:style w:type="character" w:styleId="UnresolvedMention">
    <w:name w:val="Unresolved Mention"/>
    <w:basedOn w:val="DefaultParagraphFont"/>
    <w:uiPriority w:val="99"/>
    <w:semiHidden/>
    <w:unhideWhenUsed/>
    <w:rsid w:val="00EC330F"/>
    <w:rPr>
      <w:color w:val="605E5C"/>
      <w:shd w:val="clear" w:color="auto" w:fill="E1DFDD"/>
    </w:rPr>
  </w:style>
  <w:style w:type="paragraph" w:styleId="NormalWeb">
    <w:name w:val="Normal (Web)"/>
    <w:basedOn w:val="Normal"/>
    <w:uiPriority w:val="99"/>
    <w:unhideWhenUsed/>
    <w:rsid w:val="001B1CB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Revision">
    <w:name w:val="Revision"/>
    <w:hidden/>
    <w:uiPriority w:val="99"/>
    <w:semiHidden/>
    <w:rsid w:val="00A70EB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9873">
      <w:bodyDiv w:val="1"/>
      <w:marLeft w:val="0"/>
      <w:marRight w:val="0"/>
      <w:marTop w:val="0"/>
      <w:marBottom w:val="0"/>
      <w:divBdr>
        <w:top w:val="none" w:sz="0" w:space="0" w:color="auto"/>
        <w:left w:val="none" w:sz="0" w:space="0" w:color="auto"/>
        <w:bottom w:val="none" w:sz="0" w:space="0" w:color="auto"/>
        <w:right w:val="none" w:sz="0" w:space="0" w:color="auto"/>
      </w:divBdr>
      <w:divsChild>
        <w:div w:id="988093235">
          <w:marLeft w:val="0"/>
          <w:marRight w:val="0"/>
          <w:marTop w:val="0"/>
          <w:marBottom w:val="0"/>
          <w:divBdr>
            <w:top w:val="single" w:sz="6" w:space="4" w:color="ABABAB"/>
            <w:left w:val="single" w:sz="6" w:space="4" w:color="ABABAB"/>
            <w:bottom w:val="single" w:sz="6" w:space="4" w:color="ABABAB"/>
            <w:right w:val="single" w:sz="6" w:space="4" w:color="ABABAB"/>
          </w:divBdr>
          <w:divsChild>
            <w:div w:id="1230727777">
              <w:marLeft w:val="0"/>
              <w:marRight w:val="0"/>
              <w:marTop w:val="0"/>
              <w:marBottom w:val="0"/>
              <w:divBdr>
                <w:top w:val="none" w:sz="0" w:space="0" w:color="auto"/>
                <w:left w:val="none" w:sz="0" w:space="0" w:color="auto"/>
                <w:bottom w:val="none" w:sz="0" w:space="0" w:color="auto"/>
                <w:right w:val="none" w:sz="0" w:space="0" w:color="auto"/>
              </w:divBdr>
              <w:divsChild>
                <w:div w:id="194356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70766">
          <w:marLeft w:val="0"/>
          <w:marRight w:val="0"/>
          <w:marTop w:val="0"/>
          <w:marBottom w:val="0"/>
          <w:divBdr>
            <w:top w:val="single" w:sz="6" w:space="4" w:color="auto"/>
            <w:left w:val="single" w:sz="6" w:space="4" w:color="auto"/>
            <w:bottom w:val="single" w:sz="6" w:space="4" w:color="auto"/>
            <w:right w:val="single" w:sz="6" w:space="4" w:color="auto"/>
          </w:divBdr>
          <w:divsChild>
            <w:div w:id="1026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1614">
      <w:bodyDiv w:val="1"/>
      <w:marLeft w:val="0"/>
      <w:marRight w:val="0"/>
      <w:marTop w:val="0"/>
      <w:marBottom w:val="0"/>
      <w:divBdr>
        <w:top w:val="none" w:sz="0" w:space="0" w:color="auto"/>
        <w:left w:val="none" w:sz="0" w:space="0" w:color="auto"/>
        <w:bottom w:val="none" w:sz="0" w:space="0" w:color="auto"/>
        <w:right w:val="none" w:sz="0" w:space="0" w:color="auto"/>
      </w:divBdr>
      <w:divsChild>
        <w:div w:id="102311309">
          <w:marLeft w:val="0"/>
          <w:marRight w:val="0"/>
          <w:marTop w:val="0"/>
          <w:marBottom w:val="0"/>
          <w:divBdr>
            <w:top w:val="single" w:sz="6" w:space="4" w:color="ABABAB"/>
            <w:left w:val="single" w:sz="6" w:space="4" w:color="ABABAB"/>
            <w:bottom w:val="single" w:sz="6" w:space="4" w:color="ABABAB"/>
            <w:right w:val="single" w:sz="6" w:space="4" w:color="ABABAB"/>
          </w:divBdr>
          <w:divsChild>
            <w:div w:id="86586065">
              <w:marLeft w:val="0"/>
              <w:marRight w:val="0"/>
              <w:marTop w:val="0"/>
              <w:marBottom w:val="0"/>
              <w:divBdr>
                <w:top w:val="none" w:sz="0" w:space="0" w:color="auto"/>
                <w:left w:val="none" w:sz="0" w:space="0" w:color="auto"/>
                <w:bottom w:val="none" w:sz="0" w:space="0" w:color="auto"/>
                <w:right w:val="none" w:sz="0" w:space="0" w:color="auto"/>
              </w:divBdr>
              <w:divsChild>
                <w:div w:id="17760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9944">
          <w:marLeft w:val="0"/>
          <w:marRight w:val="0"/>
          <w:marTop w:val="0"/>
          <w:marBottom w:val="0"/>
          <w:divBdr>
            <w:top w:val="single" w:sz="6" w:space="4" w:color="auto"/>
            <w:left w:val="single" w:sz="6" w:space="4" w:color="auto"/>
            <w:bottom w:val="single" w:sz="6" w:space="4" w:color="auto"/>
            <w:right w:val="single" w:sz="6" w:space="4" w:color="auto"/>
          </w:divBdr>
          <w:divsChild>
            <w:div w:id="206952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76366">
      <w:bodyDiv w:val="1"/>
      <w:marLeft w:val="0"/>
      <w:marRight w:val="0"/>
      <w:marTop w:val="0"/>
      <w:marBottom w:val="0"/>
      <w:divBdr>
        <w:top w:val="none" w:sz="0" w:space="0" w:color="auto"/>
        <w:left w:val="none" w:sz="0" w:space="0" w:color="auto"/>
        <w:bottom w:val="none" w:sz="0" w:space="0" w:color="auto"/>
        <w:right w:val="none" w:sz="0" w:space="0" w:color="auto"/>
      </w:divBdr>
      <w:divsChild>
        <w:div w:id="201523362">
          <w:marLeft w:val="0"/>
          <w:marRight w:val="0"/>
          <w:marTop w:val="0"/>
          <w:marBottom w:val="0"/>
          <w:divBdr>
            <w:top w:val="single" w:sz="6" w:space="4" w:color="ABABAB"/>
            <w:left w:val="single" w:sz="6" w:space="4" w:color="ABABAB"/>
            <w:bottom w:val="single" w:sz="6" w:space="4" w:color="ABABAB"/>
            <w:right w:val="single" w:sz="6" w:space="4" w:color="ABABAB"/>
          </w:divBdr>
          <w:divsChild>
            <w:div w:id="521671211">
              <w:marLeft w:val="0"/>
              <w:marRight w:val="0"/>
              <w:marTop w:val="0"/>
              <w:marBottom w:val="0"/>
              <w:divBdr>
                <w:top w:val="none" w:sz="0" w:space="0" w:color="auto"/>
                <w:left w:val="none" w:sz="0" w:space="0" w:color="auto"/>
                <w:bottom w:val="none" w:sz="0" w:space="0" w:color="auto"/>
                <w:right w:val="none" w:sz="0" w:space="0" w:color="auto"/>
              </w:divBdr>
              <w:divsChild>
                <w:div w:id="20664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4858">
          <w:marLeft w:val="0"/>
          <w:marRight w:val="0"/>
          <w:marTop w:val="0"/>
          <w:marBottom w:val="0"/>
          <w:divBdr>
            <w:top w:val="single" w:sz="6" w:space="4" w:color="auto"/>
            <w:left w:val="single" w:sz="6" w:space="4" w:color="auto"/>
            <w:bottom w:val="single" w:sz="6" w:space="4" w:color="auto"/>
            <w:right w:val="single" w:sz="6" w:space="4" w:color="auto"/>
          </w:divBdr>
          <w:divsChild>
            <w:div w:id="20702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1483">
      <w:bodyDiv w:val="1"/>
      <w:marLeft w:val="0"/>
      <w:marRight w:val="0"/>
      <w:marTop w:val="0"/>
      <w:marBottom w:val="0"/>
      <w:divBdr>
        <w:top w:val="none" w:sz="0" w:space="0" w:color="auto"/>
        <w:left w:val="none" w:sz="0" w:space="0" w:color="auto"/>
        <w:bottom w:val="none" w:sz="0" w:space="0" w:color="auto"/>
        <w:right w:val="none" w:sz="0" w:space="0" w:color="auto"/>
      </w:divBdr>
      <w:divsChild>
        <w:div w:id="1962766159">
          <w:marLeft w:val="0"/>
          <w:marRight w:val="0"/>
          <w:marTop w:val="0"/>
          <w:marBottom w:val="0"/>
          <w:divBdr>
            <w:top w:val="none" w:sz="0" w:space="0" w:color="auto"/>
            <w:left w:val="none" w:sz="0" w:space="0" w:color="auto"/>
            <w:bottom w:val="none" w:sz="0" w:space="0" w:color="auto"/>
            <w:right w:val="none" w:sz="0" w:space="0" w:color="auto"/>
          </w:divBdr>
          <w:divsChild>
            <w:div w:id="977153724">
              <w:marLeft w:val="300"/>
              <w:marRight w:val="300"/>
              <w:marTop w:val="300"/>
              <w:marBottom w:val="300"/>
              <w:divBdr>
                <w:top w:val="none" w:sz="0" w:space="0" w:color="auto"/>
                <w:left w:val="none" w:sz="0" w:space="0" w:color="auto"/>
                <w:bottom w:val="none" w:sz="0" w:space="0" w:color="auto"/>
                <w:right w:val="none" w:sz="0" w:space="0" w:color="auto"/>
              </w:divBdr>
            </w:div>
          </w:divsChild>
        </w:div>
        <w:div w:id="1907445990">
          <w:marLeft w:val="0"/>
          <w:marRight w:val="0"/>
          <w:marTop w:val="0"/>
          <w:marBottom w:val="0"/>
          <w:divBdr>
            <w:top w:val="none" w:sz="0" w:space="0" w:color="auto"/>
            <w:left w:val="none" w:sz="0" w:space="0" w:color="auto"/>
            <w:bottom w:val="none" w:sz="0" w:space="0" w:color="auto"/>
            <w:right w:val="none" w:sz="0" w:space="0" w:color="auto"/>
          </w:divBdr>
          <w:divsChild>
            <w:div w:id="520895895">
              <w:marLeft w:val="300"/>
              <w:marRight w:val="300"/>
              <w:marTop w:val="0"/>
              <w:marBottom w:val="450"/>
              <w:divBdr>
                <w:top w:val="none" w:sz="0" w:space="0" w:color="auto"/>
                <w:left w:val="none" w:sz="0" w:space="0" w:color="auto"/>
                <w:bottom w:val="none" w:sz="0" w:space="0" w:color="auto"/>
                <w:right w:val="none" w:sz="0" w:space="0" w:color="auto"/>
              </w:divBdr>
              <w:divsChild>
                <w:div w:id="1304696364">
                  <w:marLeft w:val="0"/>
                  <w:marRight w:val="0"/>
                  <w:marTop w:val="0"/>
                  <w:marBottom w:val="0"/>
                  <w:divBdr>
                    <w:top w:val="none" w:sz="0" w:space="0" w:color="auto"/>
                    <w:left w:val="none" w:sz="0" w:space="0" w:color="auto"/>
                    <w:bottom w:val="none" w:sz="0" w:space="0" w:color="auto"/>
                    <w:right w:val="none" w:sz="0" w:space="0" w:color="auto"/>
                  </w:divBdr>
                  <w:divsChild>
                    <w:div w:id="16861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930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nalyticsvidhya.com/blog/2020/08/types-of-categorical-data-encoding/" TargetMode="External"/><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microsoft.com/office/2011/relationships/people" Target="people.xml"/><Relationship Id="rId10" Type="http://schemas.openxmlformats.org/officeDocument/2006/relationships/hyperlink" Target="https://scikit-learn.org/stable/modules/generated/sklearn.preprocessing.LabelEncoder.html" TargetMode="External"/><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cikit-learn.org/stable/modules/generated/sklearn.model_selection.cross_val_score.html" TargetMode="External"/><Relationship Id="rId30" Type="http://schemas.openxmlformats.org/officeDocument/2006/relationships/hyperlink" Target="https://scikit-learn.org/stable/modules/generated/sklearn.model_selection.GridSearchCV.html" TargetMode="External"/><Relationship Id="rId35"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14</Pages>
  <Words>1215</Words>
  <Characters>6928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Pawar Vinay Prasad</dc:creator>
  <cp:keywords/>
  <dc:description/>
  <cp:lastModifiedBy>Pawar Vinay Prasad</cp:lastModifiedBy>
  <cp:revision>4</cp:revision>
  <dcterms:created xsi:type="dcterms:W3CDTF">2021-06-04T10:52:00Z</dcterms:created>
  <dcterms:modified xsi:type="dcterms:W3CDTF">2021-06-05T08:18:00Z</dcterms:modified>
</cp:coreProperties>
</file>